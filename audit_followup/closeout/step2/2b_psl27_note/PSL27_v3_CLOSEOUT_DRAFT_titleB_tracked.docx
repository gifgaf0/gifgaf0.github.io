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AA3A" w14:textId="77777777" w:rsidR="00CC5A3C" w:rsidRDefault="00000000">
      <w:pPr>
        <w:spacing w:after="80"/>
        <w:jc w:val="center"/>
      </w:pPr>
      <w:del w:id="9105" w:author="Claude (audit draft)" w:date="2026-10-08T00:00:00Z">
        <w:r>
          <w:rPr>
            <w:b/>
            <w:bCs/>
            <w:sz w:val="36"/>
            <w:szCs w:val="36"/>
          </w:rPr>
          <w:delText xml:space="preserve">Spectral Rigidity and Crystallization</w:delText>
        </w:r>
      </w:del>
      <w:ins w:id="9106" w:author="Claude (audit draft)" w:date="2026-10-08T00:00:00Z">
        <w:r>
          <w:rPr>
            <w:b/>
            <w:bCs/>
            <w:sz w:val="36"/>
            <w:szCs w:val="36"/>
          </w:rPr>
          <w:t xml:space="preserve">PSL(2,7) on Seven Points:</w:t>
        </w:r>
      </w:ins>
    </w:p>
    <w:p w14:paraId="4462408C" w14:textId="77777777" w:rsidR="00CC5A3C" w:rsidRDefault="00000000">
      <w:pPr>
        <w:spacing w:after="120"/>
        <w:jc w:val="center"/>
      </w:pPr>
      <w:del w:id="9107" w:author="Claude (audit draft)" w:date="2026-10-08T00:00:00Z">
        <w:r>
          <w:rPr>
            <w:b/>
            <w:bCs/>
            <w:sz w:val="36"/>
            <w:szCs w:val="36"/>
          </w:rPr>
          <w:delText xml:space="preserve">in the Coset Geometry of PSL(2,7)</w:delText>
        </w:r>
      </w:del>
      <w:ins w:id="9108" w:author="Claude (audit draft)" w:date="2026-10-08T00:00:00Z">
        <w:r>
          <w:rPr>
            <w:b/>
            <w:bCs/>
            <w:sz w:val="36"/>
            <w:szCs w:val="36"/>
          </w:rPr>
          <w:t xml:space="preserve">A Spectral Record of the Gelfand Pair (PSL(2,7), S₄)</w:t>
        </w:r>
      </w:ins>
    </w:p>
    <w:p w14:paraId="08530DA9" w14:textId="77777777" w:rsidR="00CC5A3C" w:rsidRDefault="00CC5A3C">
      <w:pPr>
        <w:spacing w:after="60"/>
      </w:pPr>
    </w:p>
    <w:p w14:paraId="753FB4DA" w14:textId="77777777" w:rsidR="00CC5A3C" w:rsidRDefault="00000000">
      <w:pPr>
        <w:spacing w:after="40"/>
        <w:jc w:val="center"/>
      </w:pPr>
      <w:r>
        <w:t>Matthew Gifford</w:t>
      </w:r>
    </w:p>
    <w:p w14:paraId="280A12B2" w14:textId="6D861BD7" w:rsidR="00CC5A3C" w:rsidRDefault="00000000">
      <w:pPr>
        <w:spacing w:after="40"/>
        <w:jc w:val="center"/>
        <w:rPr>
          <w:i/>
          <w:iCs/>
          <w:sz w:val="22"/>
          <w:szCs w:val="22"/>
        </w:rPr>
      </w:pPr>
      <w:r>
        <w:rPr>
          <w:i/>
          <w:iCs/>
          <w:sz w:val="22"/>
          <w:szCs w:val="22"/>
        </w:rPr>
        <w:t>Independent Researcher,</w:t>
      </w:r>
    </w:p>
    <w:p w14:paraId="5E75EA9D" w14:textId="4B4EDFD5" w:rsidR="00515DF0" w:rsidRDefault="00515DF0">
      <w:pPr>
        <w:spacing w:after="40"/>
        <w:jc w:val="center"/>
      </w:pPr>
      <w:r>
        <w:rPr>
          <w:i/>
          <w:iCs/>
          <w:sz w:val="22"/>
          <w:szCs w:val="22"/>
        </w:rPr>
        <w:t>Hollister, California, USA</w:t>
      </w:r>
    </w:p>
    <w:p w14:paraId="257C081D" w14:textId="02441DD6" w:rsidR="00CC5A3C" w:rsidRDefault="00000000">
      <w:pPr>
        <w:spacing w:after="360"/>
        <w:jc w:val="center"/>
      </w:pPr>
      <w:r>
        <w:rPr>
          <w:sz w:val="22"/>
          <w:szCs w:val="22"/>
        </w:rPr>
        <w:t>April 2026,</w:t>
      </w:r>
      <w:r>
        <w:t xml:space="preserve"> </w:t>
      </w:r>
      <w:r>
        <w:rPr>
          <w:sz w:val="22"/>
          <w:szCs w:val="22"/>
        </w:rPr>
        <w:t>revised May 2026</w:t>
      </w:r>
      <w:ins w:id="9001" w:author="Claude (audit draft)" w:date="2026-10-07T00:00:00Z">
        <w:r>
          <w:rPr>
            <w:sz w:val="22"/>
            <w:szCs w:val="22"/>
          </w:rPr>
          <w:t xml:space="preserve"> and October 2026</w:t>
        </w:r>
      </w:ins>
    </w:p>
    <w:p w14:paraId="22500506" w14:textId="77777777" w:rsidR="00CC5A3C" w:rsidRDefault="00000000">
      <w:pPr>
        <w:spacing w:after="120"/>
        <w:jc w:val="center"/>
      </w:pPr>
      <w:r>
        <w:rPr>
          <w:b/>
          <w:bCs/>
        </w:rPr>
        <w:t>Abstract</w:t>
      </w:r>
    </w:p>
    <w:p w14:paraId="72DD6B67" w14:textId="77777777" w:rsidR="00CC5A3C" w:rsidRDefault="00000000">
      <w:pPr>
        <w:spacing w:after="120" w:line="276" w:lineRule="auto"/>
        <w:jc w:val="both"/>
      </w:pPr>
      <w:r>
        <w:t>Let G = PSL(2,7) ≅ GL(3,2) be the unique simple group of order 168. We study the coset geometry arising from the maximal subgroup S</w:t>
      </w:r>
      <w:r>
        <w:rPr>
          <w:vertAlign w:val="subscript"/>
        </w:rPr>
        <w:t>4</w:t>
      </w:r>
      <w:r>
        <w:t xml:space="preserve"> &lt; G of index 7, and </w:t>
      </w:r>
      <w:del w:id="9101" w:author="Claude (audit draft)" w:date="2026-10-08T00:00:00Z">
        <w:r>
          <w:delText xml:space="preserve">establish</w:delText>
        </w:r>
      </w:del>
      <w:ins w:id="9102" w:author="Claude (audit draft)" w:date="2026-10-08T00:00:00Z">
        <w:r>
          <w:t xml:space="preserve">record</w:t>
        </w:r>
      </w:ins>
      <w:r>
        <w:t xml:space="preserve"> four main results. First, among the maximal subgroups of G, the subgroup S</w:t>
      </w:r>
      <w:r>
        <w:rPr>
          <w:vertAlign w:val="subscript"/>
        </w:rPr>
        <w:t>4</w:t>
      </w:r>
      <w:r>
        <w:t xml:space="preserve"> — in either of its two conjugacy classes, the point- and line-stabilizers interchanged by the outer automorphism — is characterized by the property that the six-dimensional irreducible representation ρ</w:t>
      </w:r>
      <w:r>
        <w:rPr>
          <w:vertAlign w:val="subscript"/>
        </w:rPr>
        <w:t>6</w:t>
      </w:r>
      <w:r>
        <w:t xml:space="preserve"> contains its trivial character exactly once (Theorem 2.3). Second, we provide explicit GL(3,2) generators for S</w:t>
      </w:r>
      <w:r>
        <w:rPr>
          <w:vertAlign w:val="subscript"/>
        </w:rPr>
        <w:t>4</w:t>
      </w:r>
      <w:r>
        <w:t xml:space="preserve"> = Stab(P</w:t>
      </w:r>
      <w:r>
        <w:rPr>
          <w:vertAlign w:val="subscript"/>
        </w:rPr>
        <w:t>1</w:t>
      </w:r>
      <w:r>
        <w:t>) in the Fano plane PG(2,2), with all presentation relations verified by direct matrix computation (Lemma 2.5). Third, the first non-trivial eigenvalue of the coset Laplacian on L²(G/S</w:t>
      </w:r>
      <w:r>
        <w:rPr>
          <w:vertAlign w:val="subscript"/>
        </w:rPr>
        <w:t>4</w:t>
      </w:r>
      <w:r>
        <w:t>) is λ</w:t>
      </w:r>
      <w:r>
        <w:rPr>
          <w:vertAlign w:val="subscript"/>
        </w:rPr>
        <w:t>1</w:t>
      </w:r>
      <w:r>
        <w:t xml:space="preserve"> = 2/3, and this spectral gap is stable under any G-invariant perturbation preserving the generating set, by virtue of the multiplicity-free decomposition L²(G/S</w:t>
      </w:r>
      <w:r>
        <w:rPr>
          <w:vertAlign w:val="subscript"/>
        </w:rPr>
        <w:t>4</w:t>
      </w:r>
      <w:r>
        <w:t>) ≅ ρ</w:t>
      </w:r>
      <w:r>
        <w:rPr>
          <w:vertAlign w:val="subscript"/>
        </w:rPr>
        <w:t>1</w:t>
      </w:r>
      <w:r>
        <w:t xml:space="preserve"> ⊕ ρ</w:t>
      </w:r>
      <w:r>
        <w:rPr>
          <w:vertAlign w:val="subscript"/>
        </w:rPr>
        <w:t>6</w:t>
      </w:r>
      <w:r>
        <w:t xml:space="preserve"> and Schur’s lemma (Lemma 2.9). Fourth, the random-walk Cheeger constant of the 7-vertex coset graph is h = 8/21, and the discrete Cheeger inequality h²/2 ≤ λ</w:t>
      </w:r>
      <w:r>
        <w:rPr>
          <w:vertAlign w:val="subscript"/>
        </w:rPr>
        <w:t>1</w:t>
      </w:r>
      <w:r>
        <w:t xml:space="preserve"> ≤ 2h holds, with neither bound attained (Theorem 3.3). As a separate structural result, we </w:t>
      </w:r>
      <w:del w:id="9103" w:author="Claude (audit draft)" w:date="2026-10-08T00:00:00Z">
        <w:r>
          <w:delText xml:space="preserve">establish</w:delText>
        </w:r>
      </w:del>
      <w:ins w:id="9104" w:author="Claude (audit draft)" w:date="2026-10-08T00:00:00Z">
        <w:r>
          <w:t xml:space="preserve">record</w:t>
        </w:r>
      </w:ins>
      <w:r>
        <w:t xml:space="preserve"> via Smith’s theorem that PSL(2,7) cannot act freely on any sphere, so that S⁷/PSL(2,7) is an orbifold, not a manifold. Explicit generators for the flag stabilizer D</w:t>
      </w:r>
      <w:r>
        <w:rPr>
          <w:vertAlign w:val="subscript"/>
        </w:rPr>
        <w:t>4</w:t>
      </w:r>
      <w:r>
        <w:t xml:space="preserve"> = Stab(P</w:t>
      </w:r>
      <w:r>
        <w:rPr>
          <w:vertAlign w:val="subscript"/>
        </w:rPr>
        <w:t>1</w:t>
      </w:r>
      <w:r>
        <w:t>, L</w:t>
      </w:r>
      <w:r>
        <w:rPr>
          <w:vertAlign w:val="subscript"/>
        </w:rPr>
        <w:t>124</w:t>
      </w:r>
      <w:r>
        <w:t>) are supplied in an appendix.</w:t>
      </w:r>
      <w:ins w:id="9002" w:author="Claude (audit draft)" w:date="2026-10-07T00:00:00Z">
        <w:r>
          <w:t xml:space="preserve"> The statements of Theorem 2.3 and Lemmas 2.8–2.9 are instances of classical facts: G acts 2-transitively on the seven cosets of S₄, so (G, S₄) is a Gelfand pair, and the distance-transitive representations of the groups G with PSL₂(q) ◁ G ≤ PΓL₂(q) are classified [15]; this note records the case q = 7 in spectral language.</w:t>
        </w:r>
      </w:ins>
    </w:p>
    <w:p w14:paraId="336E3F69" w14:textId="77777777" w:rsidR="00CC5A3C" w:rsidRDefault="00000000">
      <w:pPr>
        <w:spacing w:after="120" w:line="276" w:lineRule="auto"/>
        <w:jc w:val="both"/>
      </w:pPr>
      <w:r>
        <w:t>These results are of independent mathematical interest; their potential physical interpretation requires additional theoretical development and is not assumed within the scope of this work.</w:t>
      </w:r>
    </w:p>
    <w:p w14:paraId="2523F023" w14:textId="77777777" w:rsidR="005A54AA" w:rsidRDefault="005A54AA">
      <w:pPr>
        <w:spacing w:after="120" w:line="276" w:lineRule="auto"/>
        <w:jc w:val="both"/>
      </w:pPr>
    </w:p>
    <w:p w14:paraId="1ACE6B5F" w14:textId="77777777" w:rsidR="005A54AA" w:rsidRPr="005A54AA" w:rsidRDefault="005A54AA" w:rsidP="005A54AA">
      <w:pPr>
        <w:spacing w:after="120" w:line="276" w:lineRule="auto"/>
        <w:jc w:val="both"/>
        <w:rPr>
          <w:sz w:val="28"/>
          <w:szCs w:val="28"/>
        </w:rPr>
      </w:pPr>
      <w:r>
        <w:rPr>
          <w:b/>
          <w:bCs/>
          <w:sz w:val="28"/>
          <w:szCs w:val="28"/>
        </w:rPr>
        <w:t>Keywords:</w:t>
      </w:r>
      <w:r>
        <w:rPr>
          <w:sz w:val="28"/>
          <w:szCs w:val="28"/>
        </w:rPr>
        <w:t xml:space="preserve"> PSL(2,7); finite simple groups; Fano plane; coset geometry; spectral gap; Cheeger constant</w:t>
      </w:r>
    </w:p>
    <w:p w14:paraId="5E482850" w14:textId="0E9D86E9" w:rsidR="005A54AA" w:rsidRPr="005A54AA" w:rsidRDefault="005A54AA">
      <w:pPr>
        <w:spacing w:after="120" w:line="276" w:lineRule="auto"/>
        <w:jc w:val="both"/>
        <w:rPr>
          <w:sz w:val="28"/>
          <w:szCs w:val="28"/>
        </w:rPr>
      </w:pPr>
      <w:r>
        <w:rPr>
          <w:b/>
          <w:bCs/>
          <w:sz w:val="28"/>
          <w:szCs w:val="28"/>
        </w:rPr>
        <w:t>2020 MSC:</w:t>
      </w:r>
      <w:r>
        <w:rPr>
          <w:sz w:val="28"/>
          <w:szCs w:val="28"/>
        </w:rPr>
        <w:t xml:space="preserve"> 20C15; 05C50; 05E18; 20D06</w:t>
      </w:r>
    </w:p>
    <w:p w14:paraId="278375B0" w14:textId="77777777" w:rsidR="00CC5A3C" w:rsidRDefault="00000000">
      <w:pPr>
        <w:pStyle w:val="Heading1"/>
      </w:pPr>
      <w:r>
        <w:t>1.  Introduction</w:t>
      </w:r>
    </w:p>
    <w:p w14:paraId="7946B2E8" w14:textId="77777777" w:rsidR="00CC5A3C" w:rsidRDefault="00000000">
      <w:pPr>
        <w:spacing w:after="120" w:line="276" w:lineRule="auto"/>
        <w:jc w:val="both"/>
      </w:pPr>
      <w:r>
        <w:t>The group G = PSL(2,7), the projective special linear group over the field of seven elements, is the unique simple group of order 168 = 2³ · 3 · 7. Through the isomorphism PSL(2,7) ≅ GL(3,2) [4], it also acts faithfully as the automorphism group of the Fano plane PG(2,ℤ</w:t>
      </w:r>
      <w:r>
        <w:rPr>
          <w:vertAlign w:val="subscript"/>
        </w:rPr>
        <w:t>2</w:t>
      </w:r>
      <w:r>
        <w:t>), the projective plane over ℤ</w:t>
      </w:r>
      <w:r>
        <w:rPr>
          <w:vertAlign w:val="subscript"/>
        </w:rPr>
        <w:t>2</w:t>
      </w:r>
      <w:r>
        <w:t xml:space="preserve"> whose seven points and seven lines admit a transitive, indeed 2-transitive, collineation group of order 168. This dual identity — as a group of Möbius transformations on P¹(ℤ</w:t>
      </w:r>
      <w:r>
        <w:rPr>
          <w:vertAlign w:val="subscript"/>
        </w:rPr>
        <w:t>7</w:t>
      </w:r>
      <w:r>
        <w:t xml:space="preserve">) and as a group of </w:t>
        <w:lastRenderedPageBreak/>
        <w:t>projective symmetries of the smallest projective plane — makes PSL(2,7) a natural meeting point of classical number theory, finite combinatorics, and spectral geometry.</w:t>
      </w:r>
    </w:p>
    <w:p w14:paraId="284A638C" w14:textId="77777777" w:rsidR="00CC5A3C" w:rsidRDefault="00000000">
      <w:pPr>
        <w:spacing w:after="120" w:line="276" w:lineRule="auto"/>
        <w:jc w:val="both"/>
      </w:pPr>
      <w:r>
        <w:t>The maximal subgroup structure of G is completely determined by Dickson’s classification of the maximal subgroups of PSL(2,q) for prime powers q [6, 7]. For q = 7, there are exactly three conjugacy classes of maximal subgroups, comprising two classes of S₄ and one of the Borel subgroup:</w:t>
      </w:r>
    </w:p>
    <w:p w14:paraId="48D9AFAD" w14:textId="77777777" w:rsidR="00CC5A3C" w:rsidRDefault="00000000">
      <w:pPr>
        <w:spacing w:before="120" w:after="120" w:line="276" w:lineRule="auto"/>
        <w:jc w:val="center"/>
      </w:pPr>
      <w:r>
        <w:rPr>
          <w:i/>
          <w:iCs/>
        </w:rPr>
        <w:t>S₄ = Stab(P) (point-stabilizer, order 24, index 7),    S₄ = Stab(ℓ) (line-stabilizer, order 24, index 7),    Z₇ ⋊ Z₃ (order 21, index 8).</w:t>
      </w:r>
    </w:p>
    <w:p w14:paraId="62355411" w14:textId="77777777" w:rsidR="00CC5A3C" w:rsidRDefault="00000000">
      <w:pPr>
        <w:spacing w:after="120" w:line="276" w:lineRule="auto"/>
        <w:jc w:val="both"/>
      </w:pPr>
      <w:r>
        <w:t>Among these, the symmetric group S</w:t>
      </w:r>
      <w:r>
        <w:rPr>
          <w:vertAlign w:val="subscript"/>
        </w:rPr>
        <w:t>4</w:t>
      </w:r>
      <w:r>
        <w:t xml:space="preserve"> occupies a distinguished spectral position that we call </w:t>
      </w:r>
      <w:r>
        <w:rPr>
          <w:i/>
          <w:iCs/>
        </w:rPr>
        <w:t>spectral crystallization</w:t>
      </w:r>
      <w:r>
        <w:t>: among the maximal subgroups of G, the property that the 6-dimensional irreducible representation ρ</w:t>
      </w:r>
      <w:r>
        <w:rPr>
          <w:vertAlign w:val="subscript"/>
        </w:rPr>
        <w:t>6</w:t>
      </w:r>
      <w:r>
        <w:t xml:space="preserve"> of G contains the trivial representation of H with multiplicity exactly one picks out precisely the two conjugacy classes of S₄, the point- and line-stabilizers in PG(2,2), and excludes the Borel subgroup Z₇ ⋊ Z₃.</w:t>
      </w:r>
    </w:p>
    <w:p w14:paraId="32E6F04F" w14:textId="77777777" w:rsidR="00CC5A3C" w:rsidRDefault="00000000">
      <w:pPr>
        <w:spacing w:after="120" w:line="276" w:lineRule="auto"/>
        <w:jc w:val="both"/>
      </w:pPr>
      <w:r>
        <w:t>The first goal of this paper is to establish this characterization precisely, by direct Frobenius reciprocity calculations for each maximal subgroup class (Theorem 2.3), and to record that the two S₄ classes are interchanged by the outer automorphism of G — the algebraic form of Fano-plane point-line duality. The second goal is to realize the characterization concretely within the Fano plane geometry, providing explicit GL(3,2) generator matrices for S₄ as the point stabilizer Stab(P₁), with all presentation and order relations verified by direct matrix computation over ℤ₂ (Lemma 2.5).</w:t>
      </w:r>
    </w:p>
    <w:p w14:paraId="609DE243" w14:textId="77777777" w:rsidR="00CC5A3C" w:rsidRDefault="00000000">
      <w:pPr>
        <w:spacing w:after="120" w:line="276" w:lineRule="auto"/>
        <w:jc w:val="both"/>
      </w:pPr>
      <w:r>
        <w:t>The spectral content of the coset space G/S</w:t>
      </w:r>
      <w:r>
        <w:rPr>
          <w:vertAlign w:val="subscript"/>
        </w:rPr>
        <w:t>4</w:t>
      </w:r>
      <w:r>
        <w:t xml:space="preserve"> is simple: by Frobenius reciprocity, L²(G/S</w:t>
      </w:r>
      <w:r>
        <w:rPr>
          <w:vertAlign w:val="subscript"/>
        </w:rPr>
        <w:t>4</w:t>
      </w:r>
      <w:r>
        <w:t>) ≅ ρ</w:t>
      </w:r>
      <w:r>
        <w:rPr>
          <w:vertAlign w:val="subscript"/>
        </w:rPr>
        <w:t>1</w:t>
      </w:r>
      <w:r>
        <w:t xml:space="preserve"> ⊕ ρ</w:t>
      </w:r>
      <w:r>
        <w:rPr>
          <w:vertAlign w:val="subscript"/>
        </w:rPr>
        <w:t>6</w:t>
      </w:r>
      <w:r>
        <w:t>, with all other irreducible representations of G absent. The 7-dimensional coset Laplacian therefore has exactly one non-trivial eigenvalue λ</w:t>
      </w:r>
      <w:r>
        <w:rPr>
          <w:vertAlign w:val="subscript"/>
        </w:rPr>
        <w:t>1</w:t>
      </w:r>
      <w:r>
        <w:t xml:space="preserve"> = 2/3, computed from the character value χ</w:t>
      </w:r>
      <w:r>
        <w:rPr>
          <w:vertAlign w:val="subscript"/>
        </w:rPr>
        <w:t>ρ₆</w:t>
      </w:r>
      <w:r>
        <w:t>(2A) = 2 via Schur’s lemma. Lemma 2.9 shows this gap is rigid: any G-invariant perturbation of the Laplacian preserving the generating set cannot alter the eigenvalue on the ρ</w:t>
      </w:r>
      <w:r>
        <w:rPr>
          <w:vertAlign w:val="subscript"/>
        </w:rPr>
        <w:t>6</w:t>
      </w:r>
      <w:r>
        <w:t>-isotypic component.</w:t>
      </w:r>
    </w:p>
    <w:p w14:paraId="23FDFCD5" w14:textId="77777777" w:rsidR="00CC5A3C" w:rsidRDefault="00000000">
      <w:pPr>
        <w:spacing w:after="120" w:line="276" w:lineRule="auto"/>
        <w:jc w:val="both"/>
      </w:pPr>
      <w:r>
        <w:t>In Section 3 we analyze the 7-vertex coset graph. The 2-transitive action of G on PG(2,2) forces the graph to be the complete multigraph 2·K₇ (every pair of vertices connected by exactly two edges). We compute the random-walk Cheeger constant h = 8/21 and verify the discrete Cheeger inequality h²/2 ≤ λ₁ ≤ 2h [3], noting that neither bound is attained.</w:t>
      </w:r>
    </w:p>
    <w:p w14:paraId="61D93EB5" w14:textId="77777777" w:rsidR="00CC5A3C" w:rsidRDefault="00000000">
      <w:pPr>
        <w:spacing w:after="120" w:line="276" w:lineRule="auto"/>
        <w:jc w:val="both"/>
      </w:pPr>
      <w:r>
        <w:t>In Section 4 we maintain a careful separation among three spectral quantities that arise naturally in this geometry: the coset Laplacian eigenvalue λ</w:t>
      </w:r>
      <w:r>
        <w:rPr>
          <w:vertAlign w:val="subscript"/>
        </w:rPr>
        <w:t>1</w:t>
      </w:r>
      <w:r>
        <w:t xml:space="preserve"> = 2/3, the inter-representation gap δ = 10/21 in the full PSL(2,7) spectrum, and the Cheeger constant h = 8/21. These are conceptually distinct objects, and we flag the numerical coincidence h</w:t>
      </w:r>
      <w:r>
        <w:rPr>
          <w:vertAlign w:val="subscript"/>
        </w:rPr>
        <w:t>2</w:t>
      </w:r>
      <w:r>
        <w:t xml:space="preserve"> = δ = 10/21 (where h</w:t>
      </w:r>
      <w:r>
        <w:rPr>
          <w:vertAlign w:val="subscript"/>
        </w:rPr>
        <w:t>2</w:t>
      </w:r>
      <w:r>
        <w:t xml:space="preserve"> denotes the Cheeger ratio at 2-vertex cuts) as a structural open question. We also establish, as an independent result via Smith’s theorem, that PSL(2,7) cannot act freely on any sphere, so S⁷/PSL(2,7) is an orbifold. The orbifold index theory of this space is identified as an open problem requiring methods beyond the scope of this paper.</w:t>
      </w:r>
    </w:p>
    <w:p>
      <w:pPr>
        <w:spacing w:after="120" w:line="276" w:lineRule="auto"/>
        <w:jc w:val="both"/>
        <w:rPr>
          <w:ins w:id="9003" w:author="Claude (audit draft)" w:date="2026-10-07T00:00:00Z"/>
        </w:rPr>
      </w:pPr>
      <w:ins w:id="9004" w:author="Claude (audit draft)" w:date="2026-10-07T00:00:00Z">
        <w:r>
          <w:rPr>
            <w:b/>
            <w:bCs/>
          </w:rPr>
          <w:t xml:space="preserve">Prior art. </w:t>
        </w:r>
        <w:r>
          <w:t xml:space="preserve">The spectral statements of Section 2 are instances of classical facts, recorded here for q = 7. The group G acts 2-transitively on the seven cosets of S₄, so the permutation character is 1 + χ</w:t>
        </w:r>
        <w:r>
          <w:rPr>
            <w:vertAlign w:val="subscript"/>
          </w:rPr>
          <w:t xml:space="preserve">ρ₆</w:t>
        </w:r>
        <w:r>
          <w:t xml:space="preserve"> (Lemma 2.8) and (G, S₄) is a Gelfand pair; the rigidity of Lemma 2.9 is Schur’s lemma for this rank-2 action, and the eigenvalue 2/3 is read off from the central character of the class 2A on ρ₆. Multiplicity-free permutation representations of the finite linear groups were studied by Inglis, Liebeck and Saxl [16]. Praeger, Saxl and Yokoyama [18] reduced the classification of primitive distance-transitive graphs to the almost simple and affine cases, and Faradžev and Ivanov [15] classified the distance-transitive representations of the groups G with PSL₂(q) ◁ G ≤ PΓL₂(q). The terms </w:t>
        </w:r>
        <w:r>
          <w:rPr>
            <w:i/>
            <w:iCs/>
          </w:rPr>
          <w:t xml:space="preserve">spectral rigidity</w:t>
        </w:r>
        <w:r>
          <w:t xml:space="preserve"> and </w:t>
        </w:r>
        <w:r>
          <w:rPr>
            <w:i/>
            <w:iCs/>
          </w:rPr>
          <w:t xml:space="preserve">spectral crystallization</w:t>
        </w:r>
        <w:r>
          <w:t xml:space="preserve"> used in this note are descriptive names for these facts; no further theorem is attached to them, and no novelty is claimed for these statements.</w:t>
        </w:r>
      </w:ins>
    </w:p>
    <w:p w14:paraId="6647A2F5" w14:textId="77777777" w:rsidR="00CC5A3C" w:rsidRDefault="00000000">
      <w:pPr>
        <w:spacing w:after="120" w:line="276" w:lineRule="auto"/>
        <w:jc w:val="both"/>
      </w:pPr>
      <w:r>
        <w:rPr>
          <w:b/>
          <w:bCs/>
        </w:rPr>
        <w:t xml:space="preserve">Conventions. </w:t>
      </w:r>
      <w:r>
        <w:t>All groups are finite. Matrices are written over ℤ</w:t>
      </w:r>
      <w:r>
        <w:rPr>
          <w:vertAlign w:val="subscript"/>
        </w:rPr>
        <w:t>2</w:t>
      </w:r>
      <w:r>
        <w:t xml:space="preserve"> unless stated otherwise, with arithmetic modulo 2. The inner product of class functions χ, ψ on a finite group H is ⟨χ, ψ⟩</w:t>
      </w:r>
      <w:r>
        <w:rPr>
          <w:vertAlign w:val="subscript"/>
        </w:rPr>
        <w:t>H</w:t>
      </w:r>
      <w:r>
        <w:t xml:space="preserve"> = </w:t>
        <w:lastRenderedPageBreak/>
        <w:t>(1/|H|)Σ</w:t>
      </w:r>
      <w:r>
        <w:rPr>
          <w:vertAlign w:val="subscript"/>
        </w:rPr>
        <w:t>h∈H</w:t>
      </w:r>
      <w:r>
        <w:t xml:space="preserve"> χ(h)ψ(h). Conjugacy class labels (1A, 2A, etc.) follow the ATLAS of Finite Groups [5]. The character table of PSL(2,7) appears in [5] and is recalled in Table 1 below.</w:t>
      </w:r>
    </w:p>
    <w:p w14:paraId="65437ED9" w14:textId="77777777" w:rsidR="00CC5A3C" w:rsidRDefault="00000000">
      <w:pPr>
        <w:pStyle w:val="Heading1"/>
      </w:pPr>
      <w:r>
        <w:t>2.  Main Results</w:t>
      </w:r>
    </w:p>
    <w:p w14:paraId="69662F9C" w14:textId="77777777" w:rsidR="00CC5A3C" w:rsidRDefault="00000000">
      <w:pPr>
        <w:pStyle w:val="Heading2"/>
      </w:pPr>
      <w:r>
        <w:t>2.1  Subgroup Classification</w:t>
      </w:r>
    </w:p>
    <w:p w14:paraId="103D5947" w14:textId="77777777" w:rsidR="00CC5A3C" w:rsidRDefault="00000000">
      <w:pPr>
        <w:spacing w:after="120" w:line="276" w:lineRule="auto"/>
        <w:jc w:val="both"/>
      </w:pPr>
      <w:r>
        <w:t>We recall the relevant structure of G = PSL(2,7).</w:t>
      </w:r>
    </w:p>
    <w:p w14:paraId="1C96B7F6" w14:textId="77777777" w:rsidR="00CC5A3C" w:rsidRDefault="00000000">
      <w:pPr>
        <w:spacing w:before="240" w:after="120" w:line="276" w:lineRule="auto"/>
        <w:jc w:val="both"/>
      </w:pPr>
      <w:r>
        <w:rPr>
          <w:b/>
          <w:bCs/>
        </w:rPr>
        <w:t xml:space="preserve">Theorem 2.1 (Dickson [6]; Huppert [7], Satz II.8.27; Wilson [12], §3.3.5).  </w:t>
      </w:r>
      <w:r>
        <w:rPr>
          <w:i/>
          <w:iCs/>
        </w:rPr>
        <w:t>The maximal subgroups of PSL(2,7), up to conjugacy, are exactly: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400"/>
        <w:gridCol w:w="1400"/>
      </w:tblGrid>
      <w:tr w:rsidR="00CC5A3C" w14:paraId="3592E24A" w14:textId="77777777">
        <w:tc>
          <w:tcPr>
            <w:tcW w:w="1200" w:type="dxa"/>
            <w:tcBorders>
              <w:top w:val="single" w:sz="2" w:space="0" w:color="000000"/>
              <w:bottom w:val="single" w:sz="2" w:space="0" w:color="000000"/>
            </w:tcBorders>
            <w:tcMar>
              <w:top w:w="40" w:type="dxa"/>
              <w:left w:w="100" w:type="dxa"/>
              <w:bottom w:w="40" w:type="dxa"/>
              <w:right w:w="100" w:type="dxa"/>
            </w:tcMar>
          </w:tcPr>
          <w:p w14:paraId="5D1C1090" w14:textId="77777777" w:rsidR="00CC5A3C" w:rsidRDefault="00000000">
            <w:r>
              <w:rPr>
                <w:b/>
                <w:bCs/>
                <w:sz w:val="22"/>
                <w:szCs w:val="22"/>
              </w:rPr>
              <w:t>Label</w:t>
            </w:r>
          </w:p>
        </w:tc>
        <w:tc>
          <w:tcPr>
            <w:tcW w:w="2400" w:type="dxa"/>
            <w:tcBorders>
              <w:top w:val="single" w:sz="2" w:space="0" w:color="000000"/>
              <w:bottom w:val="single" w:sz="2" w:space="0" w:color="000000"/>
            </w:tcBorders>
            <w:tcMar>
              <w:top w:w="40" w:type="dxa"/>
              <w:left w:w="100" w:type="dxa"/>
              <w:bottom w:w="40" w:type="dxa"/>
              <w:right w:w="100" w:type="dxa"/>
            </w:tcMar>
          </w:tcPr>
          <w:p w14:paraId="18B446FF" w14:textId="77777777" w:rsidR="00CC5A3C" w:rsidRDefault="00000000">
            <w:r>
              <w:rPr>
                <w:b/>
                <w:bCs/>
                <w:sz w:val="22"/>
                <w:szCs w:val="22"/>
              </w:rPr>
              <w:t>Isomorphism type</w:t>
            </w:r>
          </w:p>
        </w:tc>
        <w:tc>
          <w:tcPr>
            <w:tcW w:w="1200" w:type="dxa"/>
            <w:tcBorders>
              <w:top w:val="single" w:sz="2" w:space="0" w:color="000000"/>
              <w:bottom w:val="single" w:sz="2" w:space="0" w:color="000000"/>
            </w:tcBorders>
            <w:tcMar>
              <w:top w:w="40" w:type="dxa"/>
              <w:left w:w="100" w:type="dxa"/>
              <w:bottom w:w="40" w:type="dxa"/>
              <w:right w:w="100" w:type="dxa"/>
            </w:tcMar>
          </w:tcPr>
          <w:p w14:paraId="57146094" w14:textId="77777777" w:rsidR="00CC5A3C" w:rsidRDefault="00000000">
            <w:r>
              <w:rPr>
                <w:b/>
                <w:bCs/>
                <w:sz w:val="22"/>
                <w:szCs w:val="22"/>
              </w:rPr>
              <w:t>Order</w:t>
            </w:r>
          </w:p>
        </w:tc>
        <w:tc>
          <w:tcPr>
            <w:tcW w:w="1200" w:type="dxa"/>
            <w:tcBorders>
              <w:top w:val="single" w:sz="2" w:space="0" w:color="000000"/>
              <w:bottom w:val="single" w:sz="2" w:space="0" w:color="000000"/>
            </w:tcBorders>
            <w:tcMar>
              <w:top w:w="40" w:type="dxa"/>
              <w:left w:w="100" w:type="dxa"/>
              <w:bottom w:w="40" w:type="dxa"/>
              <w:right w:w="100" w:type="dxa"/>
            </w:tcMar>
          </w:tcPr>
          <w:p w14:paraId="43C9F398" w14:textId="77777777" w:rsidR="00CC5A3C" w:rsidRDefault="00000000">
            <w:r>
              <w:rPr>
                <w:b/>
                <w:bCs/>
                <w:sz w:val="22"/>
                <w:szCs w:val="22"/>
              </w:rPr>
              <w:t>Index</w:t>
            </w:r>
          </w:p>
        </w:tc>
      </w:tr>
      <w:tr w:rsidR="00CC5A3C" w14:paraId="1B37AF19" w14:textId="77777777">
        <w:tc>
          <w:tcPr>
            <w:tcW w:w="1200" w:type="dxa"/>
            <w:tcMar>
              <w:top w:w="40" w:type="dxa"/>
              <w:left w:w="100" w:type="dxa"/>
              <w:bottom w:w="40" w:type="dxa"/>
              <w:right w:w="100" w:type="dxa"/>
            </w:tcMar>
          </w:tcPr>
          <w:p w14:paraId="5F000314" w14:textId="77777777" w:rsidR="00CC5A3C" w:rsidRDefault="00000000">
            <w:r>
              <w:rPr>
                <w:sz w:val="22"/>
                <w:szCs w:val="22"/>
              </w:rPr>
              <w:t>M₁</w:t>
            </w:r>
          </w:p>
        </w:tc>
        <w:tc>
          <w:tcPr>
            <w:tcW w:w="2400" w:type="dxa"/>
            <w:tcMar>
              <w:top w:w="40" w:type="dxa"/>
              <w:left w:w="100" w:type="dxa"/>
              <w:bottom w:w="40" w:type="dxa"/>
              <w:right w:w="100" w:type="dxa"/>
            </w:tcMar>
          </w:tcPr>
          <w:p w14:paraId="1E82FA13" w14:textId="77777777" w:rsidR="00CC5A3C" w:rsidRDefault="00000000">
            <w:r>
              <w:rPr>
                <w:sz w:val="22"/>
                <w:szCs w:val="22"/>
              </w:rPr>
              <w:t>S₄ = Stab(P)</w:t>
            </w:r>
          </w:p>
        </w:tc>
        <w:tc>
          <w:tcPr>
            <w:tcW w:w="1200" w:type="dxa"/>
            <w:tcMar>
              <w:top w:w="40" w:type="dxa"/>
              <w:left w:w="100" w:type="dxa"/>
              <w:bottom w:w="40" w:type="dxa"/>
              <w:right w:w="100" w:type="dxa"/>
            </w:tcMar>
          </w:tcPr>
          <w:p w14:paraId="21C05C48" w14:textId="77777777" w:rsidR="00CC5A3C" w:rsidRDefault="00000000">
            <w:r>
              <w:rPr>
                <w:sz w:val="22"/>
                <w:szCs w:val="22"/>
              </w:rPr>
              <w:t>24</w:t>
            </w:r>
          </w:p>
        </w:tc>
        <w:tc>
          <w:tcPr>
            <w:tcW w:w="1200" w:type="dxa"/>
            <w:tcMar>
              <w:top w:w="40" w:type="dxa"/>
              <w:left w:w="100" w:type="dxa"/>
              <w:bottom w:w="40" w:type="dxa"/>
              <w:right w:w="100" w:type="dxa"/>
            </w:tcMar>
          </w:tcPr>
          <w:p w14:paraId="6BA10487" w14:textId="77777777" w:rsidR="00CC5A3C" w:rsidRDefault="00000000">
            <w:r>
              <w:rPr>
                <w:sz w:val="22"/>
                <w:szCs w:val="22"/>
              </w:rPr>
              <w:t>7</w:t>
            </w:r>
          </w:p>
        </w:tc>
      </w:tr>
      <w:tr w:rsidR="00CC5A3C" w14:paraId="0644A7C2" w14:textId="77777777">
        <w:tc>
          <w:tcPr>
            <w:tcW w:w="1200" w:type="dxa"/>
            <w:tcMar>
              <w:top w:w="40" w:type="dxa"/>
              <w:left w:w="100" w:type="dxa"/>
              <w:bottom w:w="40" w:type="dxa"/>
              <w:right w:w="100" w:type="dxa"/>
            </w:tcMar>
          </w:tcPr>
          <w:p w14:paraId="424515E4" w14:textId="77777777" w:rsidR="00CC5A3C" w:rsidRDefault="00000000">
            <w:r>
              <w:rPr>
                <w:sz w:val="22"/>
                <w:szCs w:val="22"/>
              </w:rPr>
              <w:t>M₂</w:t>
            </w:r>
          </w:p>
        </w:tc>
        <w:tc>
          <w:tcPr>
            <w:tcW w:w="2400" w:type="dxa"/>
            <w:tcMar>
              <w:top w:w="40" w:type="dxa"/>
              <w:left w:w="100" w:type="dxa"/>
              <w:bottom w:w="40" w:type="dxa"/>
              <w:right w:w="100" w:type="dxa"/>
            </w:tcMar>
          </w:tcPr>
          <w:p w14:paraId="6F65B46D" w14:textId="77777777" w:rsidR="00CC5A3C" w:rsidRDefault="00000000">
            <w:r>
              <w:rPr>
                <w:sz w:val="22"/>
                <w:szCs w:val="22"/>
              </w:rPr>
              <w:t>Z₇ ⋊ Z₃</w:t>
            </w:r>
          </w:p>
        </w:tc>
        <w:tc>
          <w:tcPr>
            <w:tcW w:w="1200" w:type="dxa"/>
            <w:tcMar>
              <w:top w:w="40" w:type="dxa"/>
              <w:left w:w="100" w:type="dxa"/>
              <w:bottom w:w="40" w:type="dxa"/>
              <w:right w:w="100" w:type="dxa"/>
            </w:tcMar>
          </w:tcPr>
          <w:p w14:paraId="2BC7A951" w14:textId="77777777" w:rsidR="00CC5A3C" w:rsidRDefault="00000000">
            <w:r>
              <w:rPr>
                <w:sz w:val="22"/>
                <w:szCs w:val="22"/>
              </w:rPr>
              <w:t>21</w:t>
            </w:r>
          </w:p>
        </w:tc>
        <w:tc>
          <w:tcPr>
            <w:tcW w:w="1200" w:type="dxa"/>
            <w:tcMar>
              <w:top w:w="40" w:type="dxa"/>
              <w:left w:w="100" w:type="dxa"/>
              <w:bottom w:w="40" w:type="dxa"/>
              <w:right w:w="100" w:type="dxa"/>
            </w:tcMar>
          </w:tcPr>
          <w:p w14:paraId="25B75BAC" w14:textId="77777777" w:rsidR="00CC5A3C" w:rsidRDefault="00000000">
            <w:r>
              <w:rPr>
                <w:sz w:val="22"/>
                <w:szCs w:val="22"/>
              </w:rPr>
              <w:t>8</w:t>
            </w:r>
          </w:p>
        </w:tc>
      </w:tr>
      <w:tr w:rsidR="00CC5A3C" w14:paraId="48C4D34B" w14:textId="77777777">
        <w:tc>
          <w:tcPr>
            <w:tcW w:w="1200" w:type="dxa"/>
            <w:tcBorders>
              <w:bottom w:val="single" w:sz="2" w:space="0" w:color="000000"/>
            </w:tcBorders>
            <w:tcMar>
              <w:top w:w="40" w:type="dxa"/>
              <w:left w:w="100" w:type="dxa"/>
              <w:bottom w:w="40" w:type="dxa"/>
              <w:right w:w="100" w:type="dxa"/>
            </w:tcMar>
          </w:tcPr>
          <w:p w14:paraId="12E481E4" w14:textId="77777777" w:rsidR="00CC5A3C" w:rsidRDefault="00000000">
            <w:r>
              <w:rPr>
                <w:sz w:val="22"/>
                <w:szCs w:val="22"/>
              </w:rPr>
              <w:t>M₃</w:t>
            </w:r>
          </w:p>
        </w:tc>
        <w:tc>
          <w:tcPr>
            <w:tcW w:w="2400" w:type="dxa"/>
            <w:tcBorders>
              <w:bottom w:val="single" w:sz="2" w:space="0" w:color="000000"/>
            </w:tcBorders>
            <w:tcMar>
              <w:top w:w="40" w:type="dxa"/>
              <w:left w:w="100" w:type="dxa"/>
              <w:bottom w:w="40" w:type="dxa"/>
              <w:right w:w="100" w:type="dxa"/>
            </w:tcMar>
          </w:tcPr>
          <w:p w14:paraId="6357B515" w14:textId="77777777" w:rsidR="00CC5A3C" w:rsidRDefault="00000000">
            <w:r>
              <w:rPr>
                <w:sz w:val="22"/>
                <w:szCs w:val="22"/>
              </w:rPr>
              <w:t>S₄ = Stab(ℓ)</w:t>
            </w:r>
          </w:p>
        </w:tc>
        <w:tc>
          <w:tcPr>
            <w:tcW w:w="1200" w:type="dxa"/>
            <w:tcBorders>
              <w:bottom w:val="single" w:sz="2" w:space="0" w:color="000000"/>
            </w:tcBorders>
            <w:tcMar>
              <w:top w:w="40" w:type="dxa"/>
              <w:left w:w="100" w:type="dxa"/>
              <w:bottom w:w="40" w:type="dxa"/>
              <w:right w:w="100" w:type="dxa"/>
            </w:tcMar>
          </w:tcPr>
          <w:p w14:paraId="36CADBBE" w14:textId="77777777" w:rsidR="00CC5A3C" w:rsidRDefault="00000000">
            <w:r>
              <w:rPr>
                <w:sz w:val="22"/>
                <w:szCs w:val="22"/>
              </w:rPr>
              <w:t>24</w:t>
            </w:r>
          </w:p>
        </w:tc>
        <w:tc>
          <w:tcPr>
            <w:tcW w:w="1200" w:type="dxa"/>
            <w:tcBorders>
              <w:bottom w:val="single" w:sz="2" w:space="0" w:color="000000"/>
            </w:tcBorders>
            <w:tcMar>
              <w:top w:w="40" w:type="dxa"/>
              <w:left w:w="100" w:type="dxa"/>
              <w:bottom w:w="40" w:type="dxa"/>
              <w:right w:w="100" w:type="dxa"/>
            </w:tcMar>
          </w:tcPr>
          <w:p w14:paraId="1F5CDE31" w14:textId="77777777" w:rsidR="00CC5A3C" w:rsidRDefault="00000000">
            <w:r>
              <w:rPr>
                <w:sz w:val="22"/>
                <w:szCs w:val="22"/>
              </w:rPr>
              <w:t>7</w:t>
            </w:r>
          </w:p>
        </w:tc>
      </w:tr>
    </w:tbl>
    <w:p w14:paraId="41EAC7C0" w14:textId="77777777" w:rsidR="00CC5A3C" w:rsidRDefault="00000000">
      <w:pPr>
        <w:spacing w:before="160"/>
        <w:jc w:val="both"/>
      </w:pPr>
      <w:r>
        <w:rPr>
          <w:b/>
          <w:bCs/>
          <w:i/>
          <w:iCs/>
        </w:rPr>
        <w:t xml:space="preserve">Remark 2.2. </w:t>
      </w:r>
      <w:r>
        <w:t>The two classes of S₄ are the point-stabilizers Stab(P) and the line-stabilizers Stab(ℓ) in PG(2,2). They are abstractly isomorphic but not conjugate in G: the outer automorphism of PSL(2,7) ≅ GL(3,2), realized algebraically as the inverse-transpose map g ↦ (g⁻¹)ᵀ — the Fano-plane point-line duality — interchanges them, while fixing the Borel class Z₇ ⋊ Z₃ (the Singer-cycle normalizer). The dihedral group D₄ of order 8 is the Sylow 2-subgroup of G and is not maximal: since 7 ≡ −1 (mod 8), G contains S₄, and D₄ is the Sylow 2-subgroup of each S₄, so D₄ ⊊ S₄ ⊊ G. It appears in this work only as the flag stabilizer Stab(P₁, L₁₂₄) of index 21 (Appendix A), not as a maximal subgroup.</w:t>
      </w:r>
    </w:p>
    <w:p w14:paraId="66FDF2FB" w14:textId="77777777" w:rsidR="00CC5A3C" w:rsidRDefault="00000000">
      <w:pPr>
        <w:spacing w:after="120" w:line="276" w:lineRule="auto"/>
        <w:jc w:val="both"/>
      </w:pPr>
      <w:r>
        <w:t>The irreducible complex representations of G have dimensions 1, 3, 3, 6, 7, 8, which we denote ρ</w:t>
      </w:r>
      <w:r>
        <w:rPr>
          <w:vertAlign w:val="subscript"/>
        </w:rPr>
        <w:t>1</w:t>
      </w:r>
      <w:r>
        <w:t>, ρ</w:t>
      </w:r>
      <w:r>
        <w:rPr>
          <w:vertAlign w:val="subscript"/>
        </w:rPr>
        <w:t>3</w:t>
      </w:r>
      <w:r>
        <w:t>, ρ</w:t>
      </w:r>
      <w:r>
        <w:rPr>
          <w:vertAlign w:val="subscript"/>
        </w:rPr>
        <w:t>3</w:t>
      </w:r>
      <w:r>
        <w:t>′, ρ</w:t>
      </w:r>
      <w:r>
        <w:rPr>
          <w:vertAlign w:val="subscript"/>
        </w:rPr>
        <w:t>6</w:t>
      </w:r>
      <w:r>
        <w:t>, ρ</w:t>
      </w:r>
      <w:r>
        <w:rPr>
          <w:vertAlign w:val="subscript"/>
        </w:rPr>
        <w:t>7</w:t>
      </w:r>
      <w:r>
        <w:t>, ρ</w:t>
      </w:r>
      <w:r>
        <w:rPr>
          <w:vertAlign w:val="subscript"/>
        </w:rPr>
        <w:t>8</w:t>
      </w:r>
      <w:r>
        <w:t xml:space="preserve"> respectively. The dimension identity 1 + 9 + 9 + 36 + 49 + 64 = 168 confirms six conjugacy classes.</w:t>
      </w:r>
    </w:p>
    <w:p w14:paraId="375F660B" w14:textId="77777777" w:rsidR="00CC5A3C" w:rsidRDefault="00000000">
      <w:pPr>
        <w:spacing w:before="160" w:after="60"/>
        <w:jc w:val="center"/>
      </w:pPr>
      <w:r>
        <w:rPr>
          <w:i/>
          <w:iCs/>
          <w:sz w:val="22"/>
          <w:szCs w:val="22"/>
        </w:rPr>
        <w:t>Table 1: Conjugacy class sizes and ρ₆ character values for PSL(2,7) [5].</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1200"/>
        <w:gridCol w:w="1200"/>
      </w:tblGrid>
      <w:tr w:rsidR="00CC5A3C" w14:paraId="71CE3EBE" w14:textId="77777777">
        <w:tc>
          <w:tcPr>
            <w:tcW w:w="2000" w:type="dxa"/>
            <w:tcBorders>
              <w:top w:val="single" w:sz="2" w:space="0" w:color="000000"/>
              <w:bottom w:val="single" w:sz="2" w:space="0" w:color="000000"/>
            </w:tcBorders>
            <w:tcMar>
              <w:top w:w="40" w:type="dxa"/>
              <w:left w:w="100" w:type="dxa"/>
              <w:bottom w:w="40" w:type="dxa"/>
              <w:right w:w="100" w:type="dxa"/>
            </w:tcMar>
          </w:tcPr>
          <w:p w14:paraId="61DA8C2F" w14:textId="77777777" w:rsidR="00CC5A3C" w:rsidRDefault="00000000">
            <w:r>
              <w:rPr>
                <w:b/>
                <w:bCs/>
                <w:sz w:val="22"/>
                <w:szCs w:val="22"/>
              </w:rPr>
              <w:t>Class</w:t>
            </w:r>
          </w:p>
        </w:tc>
        <w:tc>
          <w:tcPr>
            <w:tcW w:w="1200" w:type="dxa"/>
            <w:tcBorders>
              <w:top w:val="single" w:sz="2" w:space="0" w:color="000000"/>
              <w:bottom w:val="single" w:sz="2" w:space="0" w:color="000000"/>
            </w:tcBorders>
            <w:tcMar>
              <w:top w:w="40" w:type="dxa"/>
              <w:left w:w="100" w:type="dxa"/>
              <w:bottom w:w="40" w:type="dxa"/>
              <w:right w:w="100" w:type="dxa"/>
            </w:tcMar>
          </w:tcPr>
          <w:p w14:paraId="1840DF43" w14:textId="77777777" w:rsidR="00CC5A3C" w:rsidRDefault="00000000">
            <w:r>
              <w:rPr>
                <w:b/>
                <w:bCs/>
                <w:sz w:val="22"/>
                <w:szCs w:val="22"/>
              </w:rPr>
              <w:t>1A</w:t>
            </w:r>
          </w:p>
        </w:tc>
        <w:tc>
          <w:tcPr>
            <w:tcW w:w="1200" w:type="dxa"/>
            <w:tcBorders>
              <w:top w:val="single" w:sz="2" w:space="0" w:color="000000"/>
              <w:bottom w:val="single" w:sz="2" w:space="0" w:color="000000"/>
            </w:tcBorders>
            <w:tcMar>
              <w:top w:w="40" w:type="dxa"/>
              <w:left w:w="100" w:type="dxa"/>
              <w:bottom w:w="40" w:type="dxa"/>
              <w:right w:w="100" w:type="dxa"/>
            </w:tcMar>
          </w:tcPr>
          <w:p w14:paraId="0BC1CE4E" w14:textId="77777777" w:rsidR="00CC5A3C" w:rsidRDefault="00000000">
            <w:r>
              <w:rPr>
                <w:b/>
                <w:bCs/>
                <w:sz w:val="22"/>
                <w:szCs w:val="22"/>
              </w:rPr>
              <w:t>2A</w:t>
            </w:r>
          </w:p>
        </w:tc>
        <w:tc>
          <w:tcPr>
            <w:tcW w:w="1200" w:type="dxa"/>
            <w:tcBorders>
              <w:top w:val="single" w:sz="2" w:space="0" w:color="000000"/>
              <w:bottom w:val="single" w:sz="2" w:space="0" w:color="000000"/>
            </w:tcBorders>
            <w:tcMar>
              <w:top w:w="40" w:type="dxa"/>
              <w:left w:w="100" w:type="dxa"/>
              <w:bottom w:w="40" w:type="dxa"/>
              <w:right w:w="100" w:type="dxa"/>
            </w:tcMar>
          </w:tcPr>
          <w:p w14:paraId="25144C52" w14:textId="77777777" w:rsidR="00CC5A3C" w:rsidRDefault="00000000">
            <w:r>
              <w:rPr>
                <w:b/>
                <w:bCs/>
                <w:sz w:val="22"/>
                <w:szCs w:val="22"/>
              </w:rPr>
              <w:t>3A</w:t>
            </w:r>
          </w:p>
        </w:tc>
        <w:tc>
          <w:tcPr>
            <w:tcW w:w="1200" w:type="dxa"/>
            <w:tcBorders>
              <w:top w:val="single" w:sz="2" w:space="0" w:color="000000"/>
              <w:bottom w:val="single" w:sz="2" w:space="0" w:color="000000"/>
            </w:tcBorders>
            <w:tcMar>
              <w:top w:w="40" w:type="dxa"/>
              <w:left w:w="100" w:type="dxa"/>
              <w:bottom w:w="40" w:type="dxa"/>
              <w:right w:w="100" w:type="dxa"/>
            </w:tcMar>
          </w:tcPr>
          <w:p w14:paraId="16C0B24B" w14:textId="77777777" w:rsidR="00CC5A3C" w:rsidRDefault="00000000">
            <w:r>
              <w:rPr>
                <w:b/>
                <w:bCs/>
                <w:sz w:val="22"/>
                <w:szCs w:val="22"/>
              </w:rPr>
              <w:t>4A</w:t>
            </w:r>
          </w:p>
        </w:tc>
        <w:tc>
          <w:tcPr>
            <w:tcW w:w="1200" w:type="dxa"/>
            <w:tcBorders>
              <w:top w:val="single" w:sz="2" w:space="0" w:color="000000"/>
              <w:bottom w:val="single" w:sz="2" w:space="0" w:color="000000"/>
            </w:tcBorders>
            <w:tcMar>
              <w:top w:w="40" w:type="dxa"/>
              <w:left w:w="100" w:type="dxa"/>
              <w:bottom w:w="40" w:type="dxa"/>
              <w:right w:w="100" w:type="dxa"/>
            </w:tcMar>
          </w:tcPr>
          <w:p w14:paraId="7984AC2D" w14:textId="77777777" w:rsidR="00CC5A3C" w:rsidRDefault="00000000">
            <w:r>
              <w:rPr>
                <w:b/>
                <w:bCs/>
                <w:sz w:val="22"/>
                <w:szCs w:val="22"/>
              </w:rPr>
              <w:t>7A/7B</w:t>
            </w:r>
          </w:p>
        </w:tc>
      </w:tr>
      <w:tr w:rsidR="00CC5A3C" w14:paraId="7D8C6301" w14:textId="77777777">
        <w:tc>
          <w:tcPr>
            <w:tcW w:w="2000" w:type="dxa"/>
            <w:tcMar>
              <w:top w:w="40" w:type="dxa"/>
              <w:left w:w="100" w:type="dxa"/>
              <w:bottom w:w="40" w:type="dxa"/>
              <w:right w:w="100" w:type="dxa"/>
            </w:tcMar>
          </w:tcPr>
          <w:p w14:paraId="1049FDBB" w14:textId="77777777" w:rsidR="00CC5A3C" w:rsidRDefault="00000000">
            <w:r>
              <w:rPr>
                <w:sz w:val="22"/>
                <w:szCs w:val="22"/>
              </w:rPr>
              <w:t>Class size</w:t>
            </w:r>
          </w:p>
        </w:tc>
        <w:tc>
          <w:tcPr>
            <w:tcW w:w="1200" w:type="dxa"/>
            <w:tcMar>
              <w:top w:w="40" w:type="dxa"/>
              <w:left w:w="100" w:type="dxa"/>
              <w:bottom w:w="40" w:type="dxa"/>
              <w:right w:w="100" w:type="dxa"/>
            </w:tcMar>
          </w:tcPr>
          <w:p w14:paraId="0197A868" w14:textId="77777777" w:rsidR="00CC5A3C" w:rsidRDefault="00000000">
            <w:r>
              <w:rPr>
                <w:sz w:val="22"/>
                <w:szCs w:val="22"/>
              </w:rPr>
              <w:t>1</w:t>
            </w:r>
          </w:p>
        </w:tc>
        <w:tc>
          <w:tcPr>
            <w:tcW w:w="1200" w:type="dxa"/>
            <w:tcMar>
              <w:top w:w="40" w:type="dxa"/>
              <w:left w:w="100" w:type="dxa"/>
              <w:bottom w:w="40" w:type="dxa"/>
              <w:right w:w="100" w:type="dxa"/>
            </w:tcMar>
          </w:tcPr>
          <w:p w14:paraId="32245D79" w14:textId="77777777" w:rsidR="00CC5A3C" w:rsidRDefault="00000000">
            <w:r>
              <w:rPr>
                <w:sz w:val="22"/>
                <w:szCs w:val="22"/>
              </w:rPr>
              <w:t>21</w:t>
            </w:r>
          </w:p>
        </w:tc>
        <w:tc>
          <w:tcPr>
            <w:tcW w:w="1200" w:type="dxa"/>
            <w:tcMar>
              <w:top w:w="40" w:type="dxa"/>
              <w:left w:w="100" w:type="dxa"/>
              <w:bottom w:w="40" w:type="dxa"/>
              <w:right w:w="100" w:type="dxa"/>
            </w:tcMar>
          </w:tcPr>
          <w:p w14:paraId="3822AD92" w14:textId="77777777" w:rsidR="00CC5A3C" w:rsidRDefault="00000000">
            <w:r>
              <w:rPr>
                <w:sz w:val="22"/>
                <w:szCs w:val="22"/>
              </w:rPr>
              <w:t>56</w:t>
            </w:r>
          </w:p>
        </w:tc>
        <w:tc>
          <w:tcPr>
            <w:tcW w:w="1200" w:type="dxa"/>
            <w:tcMar>
              <w:top w:w="40" w:type="dxa"/>
              <w:left w:w="100" w:type="dxa"/>
              <w:bottom w:w="40" w:type="dxa"/>
              <w:right w:w="100" w:type="dxa"/>
            </w:tcMar>
          </w:tcPr>
          <w:p w14:paraId="25698B60" w14:textId="77777777" w:rsidR="00CC5A3C" w:rsidRDefault="00000000">
            <w:r>
              <w:rPr>
                <w:sz w:val="22"/>
                <w:szCs w:val="22"/>
              </w:rPr>
              <w:t>42</w:t>
            </w:r>
          </w:p>
        </w:tc>
        <w:tc>
          <w:tcPr>
            <w:tcW w:w="1200" w:type="dxa"/>
            <w:tcMar>
              <w:top w:w="40" w:type="dxa"/>
              <w:left w:w="100" w:type="dxa"/>
              <w:bottom w:w="40" w:type="dxa"/>
              <w:right w:w="100" w:type="dxa"/>
            </w:tcMar>
          </w:tcPr>
          <w:p w14:paraId="5D14AF0D" w14:textId="77777777" w:rsidR="00CC5A3C" w:rsidRDefault="00000000">
            <w:r>
              <w:rPr>
                <w:sz w:val="22"/>
                <w:szCs w:val="22"/>
              </w:rPr>
              <w:t>24 each</w:t>
            </w:r>
          </w:p>
        </w:tc>
      </w:tr>
      <w:tr w:rsidR="00CC5A3C" w14:paraId="535B2716" w14:textId="77777777">
        <w:tc>
          <w:tcPr>
            <w:tcW w:w="2000" w:type="dxa"/>
            <w:tcBorders>
              <w:bottom w:val="single" w:sz="2" w:space="0" w:color="000000"/>
            </w:tcBorders>
            <w:tcMar>
              <w:top w:w="40" w:type="dxa"/>
              <w:left w:w="100" w:type="dxa"/>
              <w:bottom w:w="40" w:type="dxa"/>
              <w:right w:w="100" w:type="dxa"/>
            </w:tcMar>
          </w:tcPr>
          <w:p w14:paraId="0DBF230A" w14:textId="77777777" w:rsidR="00CC5A3C" w:rsidRDefault="00000000">
            <w:r>
              <w:rPr>
                <w:i/>
                <w:iCs/>
                <w:sz w:val="22"/>
                <w:szCs w:val="22"/>
              </w:rPr>
              <w:t>χ</w:t>
            </w:r>
            <w:r>
              <w:rPr>
                <w:sz w:val="22"/>
                <w:szCs w:val="22"/>
                <w:vertAlign w:val="subscript"/>
              </w:rPr>
              <w:t>ρ₆</w:t>
            </w:r>
          </w:p>
        </w:tc>
        <w:tc>
          <w:tcPr>
            <w:tcW w:w="1200" w:type="dxa"/>
            <w:tcBorders>
              <w:bottom w:val="single" w:sz="2" w:space="0" w:color="000000"/>
            </w:tcBorders>
            <w:tcMar>
              <w:top w:w="40" w:type="dxa"/>
              <w:left w:w="100" w:type="dxa"/>
              <w:bottom w:w="40" w:type="dxa"/>
              <w:right w:w="100" w:type="dxa"/>
            </w:tcMar>
          </w:tcPr>
          <w:p w14:paraId="78AFEBE7" w14:textId="77777777" w:rsidR="00CC5A3C" w:rsidRDefault="00000000">
            <w:r>
              <w:rPr>
                <w:sz w:val="22"/>
                <w:szCs w:val="22"/>
              </w:rPr>
              <w:t>6</w:t>
            </w:r>
          </w:p>
        </w:tc>
        <w:tc>
          <w:tcPr>
            <w:tcW w:w="1200" w:type="dxa"/>
            <w:tcBorders>
              <w:bottom w:val="single" w:sz="2" w:space="0" w:color="000000"/>
            </w:tcBorders>
            <w:tcMar>
              <w:top w:w="40" w:type="dxa"/>
              <w:left w:w="100" w:type="dxa"/>
              <w:bottom w:w="40" w:type="dxa"/>
              <w:right w:w="100" w:type="dxa"/>
            </w:tcMar>
          </w:tcPr>
          <w:p w14:paraId="0FFA02BE" w14:textId="77777777" w:rsidR="00CC5A3C" w:rsidRDefault="00000000">
            <w:r>
              <w:rPr>
                <w:sz w:val="22"/>
                <w:szCs w:val="22"/>
              </w:rPr>
              <w:t>2</w:t>
            </w:r>
          </w:p>
        </w:tc>
        <w:tc>
          <w:tcPr>
            <w:tcW w:w="1200" w:type="dxa"/>
            <w:tcBorders>
              <w:bottom w:val="single" w:sz="2" w:space="0" w:color="000000"/>
            </w:tcBorders>
            <w:tcMar>
              <w:top w:w="40" w:type="dxa"/>
              <w:left w:w="100" w:type="dxa"/>
              <w:bottom w:w="40" w:type="dxa"/>
              <w:right w:w="100" w:type="dxa"/>
            </w:tcMar>
          </w:tcPr>
          <w:p w14:paraId="0547F663" w14:textId="77777777" w:rsidR="00CC5A3C" w:rsidRDefault="00000000">
            <w:r>
              <w:rPr>
                <w:sz w:val="22"/>
                <w:szCs w:val="22"/>
              </w:rPr>
              <w:t>0</w:t>
            </w:r>
          </w:p>
        </w:tc>
        <w:tc>
          <w:tcPr>
            <w:tcW w:w="1200" w:type="dxa"/>
            <w:tcBorders>
              <w:bottom w:val="single" w:sz="2" w:space="0" w:color="000000"/>
            </w:tcBorders>
            <w:tcMar>
              <w:top w:w="40" w:type="dxa"/>
              <w:left w:w="100" w:type="dxa"/>
              <w:bottom w:w="40" w:type="dxa"/>
              <w:right w:w="100" w:type="dxa"/>
            </w:tcMar>
          </w:tcPr>
          <w:p w14:paraId="34C3F2C1" w14:textId="77777777" w:rsidR="00CC5A3C" w:rsidRDefault="00000000">
            <w:r>
              <w:rPr>
                <w:sz w:val="22"/>
                <w:szCs w:val="22"/>
              </w:rPr>
              <w:t>0</w:t>
            </w:r>
          </w:p>
        </w:tc>
        <w:tc>
          <w:tcPr>
            <w:tcW w:w="1200" w:type="dxa"/>
            <w:tcBorders>
              <w:bottom w:val="single" w:sz="2" w:space="0" w:color="000000"/>
            </w:tcBorders>
            <w:tcMar>
              <w:top w:w="40" w:type="dxa"/>
              <w:left w:w="100" w:type="dxa"/>
              <w:bottom w:w="40" w:type="dxa"/>
              <w:right w:w="100" w:type="dxa"/>
            </w:tcMar>
          </w:tcPr>
          <w:p w14:paraId="5C44B831" w14:textId="77777777" w:rsidR="00CC5A3C" w:rsidRDefault="00000000">
            <w:r>
              <w:rPr>
                <w:sz w:val="22"/>
                <w:szCs w:val="22"/>
              </w:rPr>
              <w:t>−1</w:t>
            </w:r>
          </w:p>
        </w:tc>
      </w:tr>
    </w:tbl>
    <w:p w14:paraId="6AF7576C" w14:textId="77777777" w:rsidR="00CC5A3C" w:rsidRDefault="00000000">
      <w:pPr>
        <w:spacing w:before="160"/>
        <w:jc w:val="both"/>
      </w:pPr>
      <w:r>
        <w:rPr>
          <w:b/>
          <w:bCs/>
          <w:i/>
          <w:iCs/>
        </w:rPr>
        <w:t xml:space="preserve">Remark 2.2b (Fusion of conjugacy classes). </w:t>
      </w:r>
      <w:r>
        <w:t>For any prime p ≥ 5, the group PSL(2,p) has a unique conjugacy class of involutions. In G = PSL(2,7), there is therefore a unique class of elements of order 2, labeled 2A, of size 21. Consequently, every element of order 2 in any subgroup H &lt; G fuses to class 2A under the inclusion H ↔ G [1]. Similarly, G has a unique class 3A of elements of order 3 and a unique class 4A of elements of order 4, so elements of those orders in subgroups fuse accordingly.</w:t>
      </w:r>
    </w:p>
    <w:p w14:paraId="2DE1C1AC" w14:textId="77777777" w:rsidR="00CC5A3C" w:rsidRDefault="00000000">
      <w:pPr>
        <w:pStyle w:val="Heading2"/>
      </w:pPr>
      <w:r>
        <w:t>2.2  The S₄ Characterization Theorem</w:t>
      </w:r>
    </w:p>
    <w:p w14:paraId="48CFABA4" w14:textId="77777777" w:rsidR="00CC5A3C" w:rsidRDefault="00000000">
      <w:pPr>
        <w:spacing w:after="120" w:line="276" w:lineRule="auto"/>
        <w:jc w:val="both"/>
      </w:pPr>
      <w:r>
        <w:t xml:space="preserve">For a subgroup H &lt; G and an irreducible representation (ρ, V) of G, define the </w:t>
      </w:r>
      <w:r>
        <w:rPr>
          <w:i/>
          <w:iCs/>
        </w:rPr>
        <w:t>trivial multiplicity</w:t>
      </w:r>
    </w:p>
    <w:p w14:paraId="61F88958" w14:textId="77777777" w:rsidR="00CC5A3C" w:rsidRDefault="00000000">
      <w:pPr>
        <w:spacing w:before="120" w:after="120" w:line="276" w:lineRule="auto"/>
        <w:jc w:val="center"/>
      </w:pPr>
      <w:r>
        <w:rPr>
          <w:i/>
          <w:iCs/>
        </w:rPr>
        <w:t>n₁(H; ρ) = ⟨χρ|H, 1H⟩H = (1/|H|) Σh∈H χρ(h).</w:t>
      </w:r>
    </w:p>
    <w:p w14:paraId="16B9DBD9" w14:textId="77777777" w:rsidR="00CC5A3C" w:rsidRDefault="00000000">
      <w:pPr>
        <w:spacing w:after="120" w:line="276" w:lineRule="auto"/>
        <w:jc w:val="both"/>
      </w:pPr>
      <w:r>
        <w:lastRenderedPageBreak/>
        <w:t>By Frobenius reciprocity [10, Theorem 7.2], n₁(H; ρ) equals the multiplicity of ρ in IndᴴH 1H ≅ L²(G/H).</w:t>
      </w:r>
    </w:p>
    <w:p w14:paraId="7333D65E" w14:textId="77777777" w:rsidR="00CC5A3C" w:rsidRDefault="00000000">
      <w:pPr>
        <w:spacing w:before="240" w:after="120" w:line="276" w:lineRule="auto"/>
        <w:jc w:val="both"/>
      </w:pPr>
      <w:r>
        <w:rPr>
          <w:b/>
          <w:bCs/>
        </w:rPr>
        <w:t xml:space="preserve">Theorem 2.3 (S₄ Characterization).  </w:t>
      </w:r>
      <w:r>
        <w:rPr>
          <w:i/>
          <w:iCs/>
        </w:rPr>
        <w:t>Among the maximal subgroups of G = PSL(2,7), the subgroup S</w:t>
      </w:r>
      <w:r>
        <w:rPr>
          <w:i/>
          <w:iCs/>
          <w:vertAlign w:val="subscript"/>
        </w:rPr>
        <w:t>4</w:t>
      </w:r>
      <w:r>
        <w:rPr>
          <w:i/>
          <w:iCs/>
        </w:rPr>
        <w:t xml:space="preserve"> — in each of its two conjugacy classes (the point- and line-stabilizers, interchanged by the outer automorphism) — satisfies n</w:t>
      </w:r>
      <w:r>
        <w:rPr>
          <w:i/>
          <w:iCs/>
          <w:vertAlign w:val="subscript"/>
        </w:rPr>
        <w:t>1</w:t>
      </w:r>
      <w:r>
        <w:rPr>
          <w:i/>
          <w:iCs/>
        </w:rPr>
        <w:t>(H; ρ</w:t>
      </w:r>
      <w:r>
        <w:rPr>
          <w:i/>
          <w:iCs/>
          <w:vertAlign w:val="subscript"/>
        </w:rPr>
        <w:t>6</w:t>
      </w:r>
      <w:r>
        <w:rPr>
          <w:i/>
          <w:iCs/>
        </w:rPr>
        <w:t>) = 1, and these are the only maximal subgroups with this property; the Borel subgroup Z₇ ⋊ Z₃ has n₁(H; ρ₆) = 0. Moreover, the two classes of S</w:t>
      </w:r>
      <w:r>
        <w:rPr>
          <w:i/>
          <w:iCs/>
          <w:vertAlign w:val="subscript"/>
        </w:rPr>
        <w:t>4</w:t>
      </w:r>
      <w:r>
        <w:rPr>
          <w:i/>
          <w:iCs/>
        </w:rPr>
        <w:t xml:space="preserve"> are exactly the maximal subgroups of G whose order is divisible by 3 and which contain elements of order 4.</w:t>
      </w:r>
    </w:p>
    <w:p w14:paraId="26B3B961" w14:textId="77777777" w:rsidR="00CC5A3C" w:rsidRDefault="00000000">
      <w:pPr>
        <w:spacing w:after="120" w:line="276" w:lineRule="auto"/>
        <w:jc w:val="both"/>
      </w:pPr>
      <w:r>
        <w:rPr>
          <w:b/>
          <w:bCs/>
          <w:i/>
          <w:iCs/>
        </w:rPr>
        <w:t xml:space="preserve">Proof.  </w:t>
      </w:r>
      <w:r>
        <w:t>We check the maximal subgroup classes from Theorem 2.1, using the character values in Table 1 and the fusion of Remark 2.2b. Since n₁(H; ρ) depends only on the conjugacy classes of G met by H (through the character χρ), it is constant across isomorphic subgroups with identical fusion; in particular the two S₄ classes share the same value.</w:t>
      </w:r>
    </w:p>
    <w:p w14:paraId="57DB8100" w14:textId="77777777" w:rsidR="00CC5A3C" w:rsidRDefault="00000000">
      <w:pPr>
        <w:spacing w:after="120" w:line="276" w:lineRule="auto"/>
        <w:jc w:val="both"/>
      </w:pPr>
      <w:r>
        <w:rPr>
          <w:b/>
          <w:bCs/>
        </w:rPr>
        <w:t xml:space="preserve">Case 1: H = M₁ = S₄ (point stabilizer), |H| = 24. </w:t>
      </w:r>
      <w:r>
        <w:t>The group S₄ has element orders: 1 identity, 6 transpositions, 3 double transpositions (2-cycles paired), 8 elements of order 3, and 6 elements of order 4. All 9 elements of order 2 fuse to 2A; the 8 elements of order 3 fuse to 3A; the 6 elements of order 4 fuse to 4A. Therefore:</w:t>
      </w:r>
    </w:p>
    <w:p w14:paraId="1AF0B0C6" w14:textId="77777777" w:rsidR="00CC5A3C" w:rsidRDefault="00000000">
      <w:pPr>
        <w:spacing w:before="120" w:after="120" w:line="276" w:lineRule="auto"/>
        <w:jc w:val="center"/>
      </w:pPr>
      <w:r>
        <w:rPr>
          <w:i/>
          <w:iCs/>
        </w:rPr>
        <w:t>n₁(S₄; ρ₆) = (1/24)[1 · 6 + 9 · 2 + 8 · 0 + 6 · 0] = 24/24 = 1.  ✓</w:t>
      </w:r>
    </w:p>
    <w:p w14:paraId="1EBA5241" w14:textId="77777777" w:rsidR="00CC5A3C" w:rsidRDefault="00000000">
      <w:pPr>
        <w:spacing w:after="120" w:line="276" w:lineRule="auto"/>
        <w:jc w:val="both"/>
      </w:pPr>
      <w:r>
        <w:rPr>
          <w:b/>
          <w:bCs/>
        </w:rPr>
        <w:t xml:space="preserve">Case 2: H = M₂ = Z₇ ⋊ Z₃, |H| = 21. </w:t>
      </w:r>
      <w:r>
        <w:t>The group Z₇ ⋊ Z₃ has element orders: 1 identity, 14 elements of order 3 (fusing to 3A), and 6 elements of order 7 (fusing to class 7A or 7B). There are no elements of order 2 or 4. Therefore:</w:t>
      </w:r>
    </w:p>
    <w:p w14:paraId="6CF25589" w14:textId="77777777" w:rsidR="00CC5A3C" w:rsidRDefault="00000000">
      <w:pPr>
        <w:spacing w:before="120" w:after="120" w:line="276" w:lineRule="auto"/>
        <w:jc w:val="center"/>
      </w:pPr>
      <w:r>
        <w:rPr>
          <w:i/>
          <w:iCs/>
        </w:rPr>
        <w:t>n₁(M₂; ρ₆) = (1/21)[1 · 6 + 14 · 0 + 6 · (−1)] = 0/21 = 0.</w:t>
      </w:r>
    </w:p>
    <w:p w14:paraId="27C86561" w14:textId="77777777" w:rsidR="00CC5A3C" w:rsidRDefault="00000000">
      <w:pPr>
        <w:spacing w:after="120" w:line="276" w:lineRule="auto"/>
        <w:jc w:val="both"/>
      </w:pPr>
      <w:r>
        <w:rPr>
          <w:b/>
          <w:bCs/>
        </w:rPr>
        <w:t xml:space="preserve">Case 3: H = M₃ = S₄ (line stabilizer), |H| = 24. </w:t>
      </w:r>
      <w:r>
        <w:t>The line-stabilizer is abstractly isomorphic to the point-stabilizer of Case 1, with the same element-order distribution and the same fusion into the classes 2A, 3A, 4A of G. The outer automorphism g ↦ (g⁻¹)ᵀ carries M₁ to M₃ and fixes the character χρ₆, so:</w:t>
      </w:r>
    </w:p>
    <w:p w14:paraId="4DE5F069" w14:textId="77777777" w:rsidR="00CC5A3C" w:rsidRDefault="00000000">
      <w:pPr>
        <w:spacing w:before="120" w:after="120" w:line="276" w:lineRule="auto"/>
        <w:jc w:val="center"/>
      </w:pPr>
      <w:r>
        <w:rPr>
          <w:i/>
          <w:iCs/>
        </w:rPr>
        <w:t>n₁(M₃; ρ₆) = n₁(M₁; ρ₆) = 1.  ✓</w:t>
      </w:r>
    </w:p>
    <w:p w14:paraId="0944D280" w14:textId="77777777" w:rsidR="00CC5A3C" w:rsidRDefault="00000000">
      <w:pPr>
        <w:spacing w:after="120" w:line="276" w:lineRule="auto"/>
        <w:jc w:val="both"/>
      </w:pPr>
      <w:r>
        <w:t>Thus n₁(H; ρ₆) = 1 for both S₄ classes (M₁ and M₃), while n₁(M₂; ρ₆) = 0 for the Borel subgroup. Among the maximal subgroups of G, the value n₁(·; ρ₆) = 1 therefore characterizes exactly the S₄ isomorphism type. The divisibility statement follows similarly: both S₄ classes have order 24 = 2³ · 3 and contain elements of order 4, whereas the Borel M₂ has order 21 = 3 · 7 and no element of order 4.</w:t>
      </w:r>
    </w:p>
    <w:p w14:paraId="304C309F" w14:textId="77777777" w:rsidR="00CC5A3C" w:rsidRDefault="00000000">
      <w:pPr>
        <w:spacing w:after="120"/>
        <w:jc w:val="right"/>
      </w:pPr>
      <w:r>
        <w:t>□</w:t>
      </w:r>
    </w:p>
    <w:p w14:paraId="304C30A0" w14:textId="77777777" w:rsidR="00CC5A3C" w:rsidRDefault="00000000">
      <w:pPr>
        <w:spacing w:after="120" w:line="276" w:lineRule="auto"/>
        <w:jc w:val="both"/>
      </w:pPr>
      <w:r>
        <w:rPr>
          <w:b/>
          <w:bCs/>
          <w:i/>
          <w:iCs/>
        </w:rPr>
        <w:t xml:space="preserve">Remark 2.3b. </w:t>
      </w:r>
      <w:r>
        <w:t>The condition n₁(·; ρ₆) = 1 is genuinely restrictive even among small subgroups. The (non-maximal) Sylow 2-subgroup D₄ &lt; S₄, which appears as the flag stabilizer of Appendix A, has 1 identity, 5 involutions (fusing to 2A), and 2 elements of order 4 (fusing to 4A), giving n₁(D₄; ρ₆) = (1/8)[1 · 6 + 5 · 2 + 2 · 0] = 16/8 = 2. Thus the value 1 is not automatic for subgroups that contain both involutions and order-4 elements; it is specific to the maximal S₄ classes.</w:t>
      </w:r>
    </w:p>
    <w:p w14:paraId="75F21F79" w14:textId="77777777" w:rsidR="00CC5A3C" w:rsidRDefault="00000000">
      <w:pPr>
        <w:pStyle w:val="Heading2"/>
      </w:pPr>
      <w:r>
        <w:lastRenderedPageBreak/>
        <w:t>2.3  Constructive GL(3,2) Generators for S₄</w:t>
      </w:r>
    </w:p>
    <w:p w14:paraId="64AE4B62" w14:textId="77777777" w:rsidR="00CC5A3C" w:rsidRDefault="00000000">
      <w:pPr>
        <w:spacing w:after="120" w:line="276" w:lineRule="auto"/>
        <w:jc w:val="both"/>
      </w:pPr>
      <w:r>
        <w:t>We realize the S₄ characterization concretely via the Fano plane geometry.</w:t>
      </w:r>
    </w:p>
    <w:p w14:paraId="0D8ED422" w14:textId="77777777" w:rsidR="00CC5A3C" w:rsidRDefault="00000000">
      <w:pPr>
        <w:spacing w:after="120" w:line="276" w:lineRule="auto"/>
        <w:jc w:val="both"/>
      </w:pPr>
      <w:r>
        <w:rPr>
          <w:b/>
          <w:bCs/>
          <w:i/>
          <w:iCs/>
        </w:rPr>
        <w:t xml:space="preserve">Definition 2.4 (Fano plane). </w:t>
      </w:r>
      <w:r>
        <w:t>The Fano plane PG(2,2) consists of the 7 nonzero vectors in ℤ₂³, labeled:</w:t>
      </w:r>
    </w:p>
    <w:p w14:paraId="3B6CD48C" w14:textId="77777777" w:rsidR="00CC5A3C" w:rsidRDefault="00000000">
      <w:pPr>
        <w:spacing w:before="120" w:after="120" w:line="276" w:lineRule="auto"/>
        <w:jc w:val="center"/>
      </w:pPr>
      <w:r>
        <w:rPr>
          <w:i/>
          <w:iCs/>
        </w:rPr>
        <w:t>P₁ = (1,0,0),  P₂ = (0,1,0),  P₃ = (0,0,1),  P₄ = (1,1,0),  P₅ = (1,0,1),  P₆ = (0,1,1),  P₇ = (1,1,1).</w:t>
      </w:r>
    </w:p>
    <w:p w14:paraId="5922E18A" w14:textId="77777777" w:rsidR="00CC5A3C" w:rsidRDefault="00000000">
      <w:pPr>
        <w:spacing w:after="120" w:line="276" w:lineRule="auto"/>
        <w:jc w:val="both"/>
      </w:pPr>
      <w:r>
        <w:t>Its 7 lines are the triples of points whose (mod-2) sum is zero. The four lines of PG(2,2) not passing through P₁ are:</w:t>
      </w:r>
    </w:p>
    <w:p w14:paraId="2A334D71" w14:textId="77777777" w:rsidR="00CC5A3C" w:rsidRDefault="00000000">
      <w:pPr>
        <w:spacing w:before="120" w:after="120" w:line="276" w:lineRule="auto"/>
        <w:jc w:val="center"/>
      </w:pPr>
      <w:r>
        <w:rPr>
          <w:i/>
          <w:iCs/>
        </w:rPr>
        <w:t>L₁ = {P₂, P₃, P₆},  L₂ = {P₂, P₅, P₇},  L₃ = {P₃, P₄, P₇},  L₄ = {P₄, P₅, P₆}.</w:t>
      </w:r>
    </w:p>
    <w:p w14:paraId="0D2EA785" w14:textId="77777777" w:rsidR="00CC5A3C" w:rsidRDefault="00000000">
      <w:pPr>
        <w:spacing w:before="240" w:after="120" w:line="276" w:lineRule="auto"/>
        <w:jc w:val="both"/>
      </w:pPr>
      <w:r>
        <w:rPr>
          <w:b/>
          <w:bCs/>
        </w:rPr>
        <w:t xml:space="preserve">Lemma 2.5 (Constructive S₄ embedding).  </w:t>
      </w:r>
      <w:r>
        <w:rPr>
          <w:i/>
          <w:iCs/>
        </w:rPr>
        <w:t>The point stabilizer Stab</w:t>
      </w:r>
      <w:r>
        <w:rPr>
          <w:i/>
          <w:iCs/>
          <w:vertAlign w:val="subscript"/>
        </w:rPr>
        <w:t>GL(3,2)</w:t>
      </w:r>
      <w:r>
        <w:rPr>
          <w:i/>
          <w:iCs/>
        </w:rPr>
        <w:t>(P</w:t>
      </w:r>
      <w:r>
        <w:rPr>
          <w:i/>
          <w:iCs/>
          <w:vertAlign w:val="subscript"/>
        </w:rPr>
        <w:t>1</w:t>
      </w:r>
      <w:r>
        <w:rPr>
          <w:i/>
          <w:iCs/>
        </w:rPr>
        <w:t>) is isomorphic to S</w:t>
      </w:r>
      <w:r>
        <w:rPr>
          <w:i/>
          <w:iCs/>
          <w:vertAlign w:val="subscript"/>
        </w:rPr>
        <w:t>4</w:t>
      </w:r>
      <w:r>
        <w:rPr>
          <w:i/>
          <w:iCs/>
        </w:rPr>
        <w:t xml:space="preserve"> and is generated over ℤ</w:t>
      </w:r>
      <w:r>
        <w:rPr>
          <w:i/>
          <w:iCs/>
          <w:vertAlign w:val="subscript"/>
        </w:rPr>
        <w:t>2</w:t>
      </w:r>
      <w:r>
        <w:rPr>
          <w:i/>
          <w:iCs/>
        </w:rPr>
        <w:t xml:space="preserve"> by the matrices</w:t>
      </w:r>
    </w:p>
    <w:p w14:paraId="51DD4706" w14:textId="77777777" w:rsidR="00CC5A3C" w:rsidRDefault="00000000">
      <w:pPr>
        <w:spacing w:before="120" w:after="120" w:line="276" w:lineRule="auto"/>
        <w:jc w:val="center"/>
      </w:pPr>
      <w:r>
        <w:rPr>
          <w:i/>
          <w:iCs/>
        </w:rPr>
        <w:t>g₁ = [[1,0,0],[0,0,1],[0,1,0]],    g₂ = [[1,1,0],[0,1,1],[0,0,1]]</w:t>
      </w:r>
    </w:p>
    <w:p w14:paraId="30FA8361" w14:textId="77777777" w:rsidR="00CC5A3C" w:rsidRDefault="00000000">
      <w:pPr>
        <w:spacing w:after="120" w:line="276" w:lineRule="auto"/>
        <w:jc w:val="both"/>
      </w:pPr>
      <w:r>
        <w:rPr>
          <w:i/>
          <w:iCs/>
        </w:rPr>
        <w:t>satisfying the presentation ⟨g</w:t>
      </w:r>
      <w:r>
        <w:rPr>
          <w:i/>
          <w:iCs/>
          <w:vertAlign w:val="subscript"/>
        </w:rPr>
        <w:t>1</w:t>
      </w:r>
      <w:r>
        <w:rPr>
          <w:i/>
          <w:iCs/>
        </w:rPr>
        <w:t>, g</w:t>
      </w:r>
      <w:r>
        <w:rPr>
          <w:i/>
          <w:iCs/>
          <w:vertAlign w:val="subscript"/>
        </w:rPr>
        <w:t>2</w:t>
      </w:r>
      <w:r>
        <w:rPr>
          <w:i/>
          <w:iCs/>
        </w:rPr>
        <w:t xml:space="preserve"> | g</w:t>
      </w:r>
      <w:r>
        <w:rPr>
          <w:i/>
          <w:iCs/>
          <w:vertAlign w:val="subscript"/>
        </w:rPr>
        <w:t>1</w:t>
      </w:r>
      <w:r>
        <w:rPr>
          <w:i/>
          <w:iCs/>
        </w:rPr>
        <w:t>² = g</w:t>
      </w:r>
      <w:r>
        <w:rPr>
          <w:i/>
          <w:iCs/>
          <w:vertAlign w:val="subscript"/>
        </w:rPr>
        <w:t>2</w:t>
      </w:r>
      <w:r>
        <w:rPr>
          <w:i/>
          <w:iCs/>
        </w:rPr>
        <w:t>⁴ = (g</w:t>
      </w:r>
      <w:r>
        <w:rPr>
          <w:i/>
          <w:iCs/>
          <w:vertAlign w:val="subscript"/>
        </w:rPr>
        <w:t>1</w:t>
      </w:r>
      <w:r>
        <w:rPr>
          <w:i/>
          <w:iCs/>
        </w:rPr>
        <w:t>g</w:t>
      </w:r>
      <w:r>
        <w:rPr>
          <w:i/>
          <w:iCs/>
          <w:vertAlign w:val="subscript"/>
        </w:rPr>
        <w:t>2</w:t>
      </w:r>
      <w:r>
        <w:rPr>
          <w:i/>
          <w:iCs/>
        </w:rPr>
        <w:t>)³ = I⟩ ≅ S</w:t>
      </w:r>
      <w:r>
        <w:rPr>
          <w:i/>
          <w:iCs/>
          <w:vertAlign w:val="subscript"/>
        </w:rPr>
        <w:t>4</w:t>
      </w:r>
      <w:r>
        <w:rPr>
          <w:i/>
          <w:iCs/>
        </w:rPr>
        <w:t>.</w:t>
      </w:r>
    </w:p>
    <w:p w14:paraId="158EDDAF" w14:textId="77777777" w:rsidR="00CC5A3C" w:rsidRDefault="00000000">
      <w:pPr>
        <w:spacing w:after="120" w:line="276" w:lineRule="auto"/>
        <w:jc w:val="both"/>
      </w:pPr>
      <w:r>
        <w:rPr>
          <w:b/>
          <w:bCs/>
          <w:i/>
          <w:iCs/>
        </w:rPr>
        <w:t xml:space="preserve">Proof.  </w:t>
      </w:r>
      <w:r>
        <w:t>We verify each claim by direct computation over ℤ₂.</w:t>
      </w:r>
    </w:p>
    <w:p w14:paraId="24DB33F4" w14:textId="77777777" w:rsidR="00CC5A3C" w:rsidRDefault="00000000">
      <w:pPr>
        <w:spacing w:after="120" w:line="276" w:lineRule="auto"/>
        <w:jc w:val="both"/>
      </w:pPr>
      <w:r>
        <w:rPr>
          <w:i/>
          <w:iCs/>
        </w:rPr>
        <w:t xml:space="preserve">(1) Membership in GL(3,2). </w:t>
      </w:r>
      <w:r>
        <w:t>det(g₁) = 1(0·0 − 1·1) = 1 (mod 2) and det(g₂) = 1(1·1 − 1·0) = 1. Both matrices are invertible over ℤ₂.</w:t>
      </w:r>
    </w:p>
    <w:p w14:paraId="0864E605" w14:textId="77777777" w:rsidR="00CC5A3C" w:rsidRDefault="00000000">
      <w:pPr>
        <w:spacing w:after="120" w:line="276" w:lineRule="auto"/>
        <w:jc w:val="both"/>
      </w:pPr>
      <w:r>
        <w:rPr>
          <w:i/>
          <w:iCs/>
        </w:rPr>
        <w:t xml:space="preserve">(2) Stabilization of P₁ = (1,0,0)ᵀ. </w:t>
      </w:r>
      <w:r>
        <w:t>g₁(1,0,0)ᵀ = (1,0,0)ᵀ = P₁ and g₂(1,0,0)ᵀ = (1,0,0)ᵀ = P₁.</w:t>
      </w:r>
    </w:p>
    <w:p w14:paraId="21D90125" w14:textId="77777777" w:rsidR="00CC5A3C" w:rsidRDefault="00000000">
      <w:pPr>
        <w:spacing w:after="120" w:line="276" w:lineRule="auto"/>
        <w:jc w:val="both"/>
      </w:pPr>
      <w:r>
        <w:rPr>
          <w:i/>
          <w:iCs/>
        </w:rPr>
        <w:t xml:space="preserve">(3) Orders. </w:t>
      </w:r>
      <w:r>
        <w:t>g₁² = I (verified by direct multiplication; g₁ is a reflection). g₂² = [[1,0,1],[0,1,0],[0,0,1]] ≠ I, but g₂⁴ = I, confirming g₂ has order 4.</w:t>
      </w:r>
    </w:p>
    <w:p w14:paraId="1D0DAC2E" w14:textId="77777777" w:rsidR="00CC5A3C" w:rsidRDefault="00000000">
      <w:pPr>
        <w:spacing w:after="120" w:line="276" w:lineRule="auto"/>
        <w:jc w:val="both"/>
      </w:pPr>
      <w:r>
        <w:rPr>
          <w:i/>
          <w:iCs/>
        </w:rPr>
        <w:t xml:space="preserve">(4) Mixed relation. </w:t>
      </w:r>
      <w:r>
        <w:t>One computes g₁g₂ = [[1,1,0],[0,0,1],[0,1,1]], and verifies (g₁g₂)³ = I by direct matrix multiplication.</w:t>
      </w:r>
    </w:p>
    <w:p w14:paraId="30931BFB" w14:textId="77777777" w:rsidR="00CC5A3C" w:rsidRDefault="00000000">
      <w:pPr>
        <w:spacing w:after="120" w:line="276" w:lineRule="auto"/>
        <w:jc w:val="both"/>
      </w:pPr>
      <w:r>
        <w:rPr>
          <w:i/>
          <w:iCs/>
        </w:rPr>
        <w:t xml:space="preserve">(5) Faithful action on {L₁, L₂, L₃, L₄}. </w:t>
      </w:r>
      <w:r>
        <w:t>Applying g₁ and g₂ to the four lines: g₁ ↦ (L₂ L₃), g₂ ↦ (L₁ L₄ L₂ L₃). These permutations have orders 2 and 4 respectively. Their product (L₂ L₃)(L₁ L₄ L₂ L₃) = (L₁ L₄ L₃) has order 3, satisfying the presentation. The group ⟨g₁, g₂⟩ therefore surjects onto S₄. Since |Stab(P₁)| = |GL(3,2)|/7 = 168/7 = 24 = |S₄|, the surjection is an isomorphism.</w:t>
      </w:r>
    </w:p>
    <w:p w14:paraId="16A539AA" w14:textId="77777777" w:rsidR="00CC5A3C" w:rsidRDefault="00000000">
      <w:pPr>
        <w:spacing w:after="120"/>
        <w:jc w:val="right"/>
      </w:pPr>
      <w:r>
        <w:t>□</w:t>
      </w:r>
    </w:p>
    <w:p w14:paraId="5BA1DB30" w14:textId="77777777" w:rsidR="00CC5A3C" w:rsidRDefault="00000000">
      <w:pPr>
        <w:pStyle w:val="Heading2"/>
      </w:pPr>
      <w:r>
        <w:t>2.4  Spectral Decomposition and Gap Stability</w:t>
      </w:r>
    </w:p>
    <w:p w14:paraId="6B62B59F" w14:textId="77777777" w:rsidR="00CC5A3C" w:rsidRDefault="00000000">
      <w:pPr>
        <w:spacing w:after="120" w:line="276" w:lineRule="auto"/>
        <w:jc w:val="both"/>
      </w:pPr>
      <w:r>
        <w:t>The coset space G/S</w:t>
      </w:r>
      <w:r>
        <w:rPr>
          <w:vertAlign w:val="subscript"/>
        </w:rPr>
        <w:t>4</w:t>
      </w:r>
      <w:r>
        <w:t xml:space="preserve"> has 7 points, identified with the points of the Fano plane PG(2,2).</w:t>
      </w:r>
    </w:p>
    <w:p w14:paraId="44DE9843" w14:textId="77777777" w:rsidR="00CC5A3C" w:rsidRDefault="00000000">
      <w:pPr>
        <w:spacing w:after="120" w:line="276" w:lineRule="auto"/>
        <w:jc w:val="both"/>
      </w:pPr>
      <w:r>
        <w:rPr>
          <w:b/>
          <w:bCs/>
          <w:i/>
          <w:iCs/>
        </w:rPr>
        <w:t xml:space="preserve">Definition 2.6 (Coset Laplacian). </w:t>
      </w:r>
      <w:r>
        <w:t>Let S = {s ∈ G : s lies in class 2A}, so |S| = 21. The coset Laplacian Δ is the operator on L²(G/S₄) defined by</w:t>
      </w:r>
    </w:p>
    <w:p w14:paraId="2A8413CA" w14:textId="77777777" w:rsidR="00CC5A3C" w:rsidRDefault="00000000">
      <w:pPr>
        <w:spacing w:before="120" w:after="120" w:line="276" w:lineRule="auto"/>
        <w:jc w:val="center"/>
      </w:pPr>
      <w:r>
        <w:rPr>
          <w:i/>
          <w:iCs/>
        </w:rPr>
        <w:t>(Δf)(P) = f(P) − (1/|S|) Σs∈S f(s · P)</w:t>
      </w:r>
    </w:p>
    <w:p w14:paraId="27F7F0DE" w14:textId="77777777" w:rsidR="00CC5A3C" w:rsidRDefault="00000000">
      <w:pPr>
        <w:spacing w:after="120" w:line="276" w:lineRule="auto"/>
        <w:jc w:val="both"/>
      </w:pPr>
      <w:r>
        <w:t>for f : G/S₄ → ℂ and P ∈ G/S₄.</w:t>
      </w:r>
    </w:p>
    <w:p w14:paraId="6DE04F3C" w14:textId="77777777" w:rsidR="00CC5A3C" w:rsidRDefault="00000000">
      <w:pPr>
        <w:spacing w:after="120" w:line="276" w:lineRule="auto"/>
        <w:jc w:val="both"/>
      </w:pPr>
      <w:r>
        <w:rPr>
          <w:b/>
          <w:bCs/>
          <w:i/>
          <w:iCs/>
        </w:rPr>
        <w:t xml:space="preserve">Remark 2.7. </w:t>
      </w:r>
      <w:r>
        <w:t xml:space="preserve">Since G acts 2-transitively on the 7 points of PG(2,2), each of the 21 class-2A involutions either fixes a coset or transposes two cosets. For a fixed coset P, the 9 involutions in S₄ fix P, and the </w:t>
        <w:lastRenderedPageBreak/>
        <w:t>remaining 12 move P to one of 6 other cosets (by 2-transitivity, exactly 2 involutions send P to each specific other coset Q). Thus Σs∈S f(s·P) = 9f(P) + 2ΣQ≠P f(Q), and for f ⊥ 1:</w:t>
      </w:r>
    </w:p>
    <w:p w14:paraId="514CA1CA" w14:textId="77777777" w:rsidR="00CC5A3C" w:rsidRDefault="00000000">
      <w:pPr>
        <w:spacing w:before="120" w:after="120" w:line="276" w:lineRule="auto"/>
        <w:jc w:val="center"/>
      </w:pPr>
      <w:r>
        <w:rPr>
          <w:i/>
          <w:iCs/>
        </w:rPr>
        <w:t>(Δf)(P) = f(P) − (9f(P) − 2f(P))/21 = f(P) − 7f(P)/21 = (2/3)f(P).</w:t>
      </w:r>
    </w:p>
    <w:p w14:paraId="03E798EE" w14:textId="77777777" w:rsidR="00CC5A3C" w:rsidRDefault="00000000">
      <w:pPr>
        <w:spacing w:before="240" w:after="120" w:line="276" w:lineRule="auto"/>
        <w:jc w:val="both"/>
      </w:pPr>
      <w:r>
        <w:rPr>
          <w:b/>
          <w:bCs/>
        </w:rPr>
        <w:t xml:space="preserve">Lemma 2.8 (Spectral decomposition).  </w:t>
      </w:r>
      <w:r>
        <w:rPr>
          <w:i/>
          <w:iCs/>
        </w:rPr>
        <w:t>L²(PSL(2,7)/S</w:t>
      </w:r>
      <w:r>
        <w:rPr>
          <w:i/>
          <w:iCs/>
          <w:vertAlign w:val="subscript"/>
        </w:rPr>
        <w:t>4</w:t>
      </w:r>
      <w:r>
        <w:rPr>
          <w:i/>
          <w:iCs/>
        </w:rPr>
        <w:t>) ≅ ρ</w:t>
      </w:r>
      <w:r>
        <w:rPr>
          <w:i/>
          <w:iCs/>
          <w:vertAlign w:val="subscript"/>
        </w:rPr>
        <w:t>1</w:t>
      </w:r>
      <w:r>
        <w:rPr>
          <w:i/>
          <w:iCs/>
        </w:rPr>
        <w:t xml:space="preserve"> ⊕ ρ</w:t>
      </w:r>
      <w:r>
        <w:rPr>
          <w:i/>
          <w:iCs/>
          <w:vertAlign w:val="subscript"/>
        </w:rPr>
        <w:t>6</w:t>
      </w:r>
      <w:r>
        <w:rPr>
          <w:i/>
          <w:iCs/>
        </w:rPr>
        <w:t>. All other irreducible representations of PSL(2,7) (of dimensions 3, 3, 7, 8) occur with multiplicity zero.</w:t>
      </w:r>
    </w:p>
    <w:p w14:paraId="66E28E11" w14:textId="77777777" w:rsidR="00CC5A3C" w:rsidRDefault="00000000">
      <w:pPr>
        <w:spacing w:after="120" w:line="276" w:lineRule="auto"/>
        <w:jc w:val="both"/>
      </w:pPr>
      <w:r>
        <w:rPr>
          <w:b/>
          <w:bCs/>
          <w:i/>
          <w:iCs/>
        </w:rPr>
        <w:t xml:space="preserve">Proof.  </w:t>
      </w:r>
      <w:r>
        <w:t>By Frobenius reciprocity [10, Theorem 7.2], the multiplicity of an irreducible ρ in L²(G/S₄) ≅ Ind(S₄,G) 1 equals n₁(S₄; ρ). From the proof of Theorem 2.3: n₁(S₄; ρ₆) = 1. The trivial representation gives n₁(S₄; ρ₁) = 1 trivially. For the remaining four irreps, direct inner product calculations yield n₁(S₄; ρ₃) = n₁(S₄; ρ₃′) = n₁(S₄; ρ₇) = n₁(S₄; ρ₈) = 0. The dimension check 1 + 6 = 7 = |G/S₄| confirms completeness.</w:t>
      </w:r>
    </w:p>
    <w:p w14:paraId="1C711771" w14:textId="77777777" w:rsidR="00CC5A3C" w:rsidRDefault="00000000">
      <w:pPr>
        <w:spacing w:after="120"/>
        <w:jc w:val="right"/>
      </w:pPr>
      <w:r>
        <w:t>□</w:t>
      </w:r>
    </w:p>
    <w:p w14:paraId="399D07CB" w14:textId="77777777" w:rsidR="00CC5A3C" w:rsidRDefault="00000000">
      <w:pPr>
        <w:spacing w:before="240" w:after="120" w:line="276" w:lineRule="auto"/>
        <w:jc w:val="both"/>
      </w:pPr>
      <w:r>
        <w:rPr>
          <w:b/>
          <w:bCs/>
        </w:rPr>
        <w:t xml:space="preserve">Lemma 2.9 (Spectral gap and stability).  </w:t>
      </w:r>
      <w:r>
        <w:rPr>
          <w:i/>
          <w:iCs/>
        </w:rPr>
        <w:t>The first non-trivial eigenvalue of Δ is λ</w:t>
      </w:r>
      <w:r>
        <w:rPr>
          <w:i/>
          <w:iCs/>
          <w:vertAlign w:val="subscript"/>
        </w:rPr>
        <w:t>1</w:t>
      </w:r>
      <w:r>
        <w:rPr>
          <w:i/>
          <w:iCs/>
        </w:rPr>
        <w:t xml:space="preserve"> = 2/3. Moreover, every G-invariant operator on L²(G/S</w:t>
      </w:r>
      <w:r>
        <w:rPr>
          <w:i/>
          <w:iCs/>
          <w:vertAlign w:val="subscript"/>
        </w:rPr>
        <w:t>4</w:t>
      </w:r>
      <w:r>
        <w:rPr>
          <w:i/>
          <w:iCs/>
        </w:rPr>
        <w:t>) acts as a scalar on the ρ</w:t>
      </w:r>
      <w:r>
        <w:rPr>
          <w:i/>
          <w:iCs/>
          <w:vertAlign w:val="subscript"/>
        </w:rPr>
        <w:t>6</w:t>
      </w:r>
      <w:r>
        <w:rPr>
          <w:i/>
          <w:iCs/>
        </w:rPr>
        <w:t>-isotypic component; the eigenvalue 2/3 is an exact, not approximate, spectral identity for the specific operator Δ.</w:t>
      </w:r>
    </w:p>
    <w:p w14:paraId="5840C3FF" w14:textId="77777777" w:rsidR="00CC5A3C" w:rsidRDefault="00000000">
      <w:pPr>
        <w:spacing w:after="120" w:line="276" w:lineRule="auto"/>
        <w:jc w:val="both"/>
      </w:pPr>
      <w:r>
        <w:rPr>
          <w:b/>
          <w:bCs/>
          <w:i/>
          <w:iCs/>
        </w:rPr>
        <w:t xml:space="preserve">Proof. </w:t>
      </w:r>
      <w:r>
        <w:rPr>
          <w:i/>
          <w:iCs/>
        </w:rPr>
        <w:t xml:space="preserve">Step 1 (Schur’s lemma). </w:t>
      </w:r>
      <w:r>
        <w:t>By Lemma 2.8, L²(G/S₄) ≅ ρ₁ ⊕ ρ₆ with each irreducible appearing with multiplicity one. By Schur’s lemma [10, Theorem 1.7], Endᴳ(L²(G/S₄)) ≅ ℂ ⊕ ℂ. Every G-equivariant operator on L²(G/S₄) acts as a scalar on each isotypic component.</w:t>
      </w:r>
    </w:p>
    <w:p w14:paraId="47ABF1E4" w14:textId="77777777" w:rsidR="00CC5A3C" w:rsidRDefault="00000000">
      <w:pPr>
        <w:spacing w:after="120" w:line="276" w:lineRule="auto"/>
        <w:jc w:val="both"/>
      </w:pPr>
      <w:r>
        <w:rPr>
          <w:i/>
          <w:iCs/>
        </w:rPr>
        <w:t xml:space="preserve">Step 2 (G-invariance of Δ). </w:t>
      </w:r>
      <w:r>
        <w:t>The generating set S consists entirely of conjugacy class 2A, so S is closed under conjugation by G. Therefore Δ commutes with the left G-action: Δ is G-invariant. Any G-invariant perturbation Δ + V (where V commutes with the G-action) likewise decomposes into scalars on ρ₁ and ρ₆.</w:t>
      </w:r>
    </w:p>
    <w:p w14:paraId="2A6B9304" w14:textId="77777777" w:rsidR="00CC5A3C" w:rsidRDefault="00000000">
      <w:pPr>
        <w:spacing w:after="120" w:line="276" w:lineRule="auto"/>
        <w:jc w:val="both"/>
      </w:pPr>
      <w:r>
        <w:rPr>
          <w:i/>
          <w:iCs/>
        </w:rPr>
        <w:t xml:space="preserve">Step 3 (Eigenvalue computation). </w:t>
      </w:r>
      <w:r>
        <w:t>All 21 elements of S lie in class 2A. By Schur’s lemma, the operator A = (1/|S|)Σs∈S ρ₆(s) equals a scalar c · I₆ on ρ₆. Taking traces: c = χρ₆(2A)/dim(ρ₆) = 2/6 = 1/3. Therefore Δ = I − A acts on ρ₆ as λ₁ = 1 − c = 2/3.</w:t>
      </w:r>
    </w:p>
    <w:p w14:paraId="7BF3DC76" w14:textId="77777777" w:rsidR="00CC5A3C" w:rsidRDefault="00000000">
      <w:pPr>
        <w:spacing w:after="120" w:line="276" w:lineRule="auto"/>
        <w:jc w:val="both"/>
      </w:pPr>
      <w:r>
        <w:rPr>
          <w:i/>
          <w:iCs/>
        </w:rPr>
        <w:t xml:space="preserve">Step 4 (Stability statement). </w:t>
      </w:r>
      <w:r>
        <w:t>The decomposition ρ₁ ⊕ ρ₆ is determined by group theory alone and cannot be altered by G-invariant perturbations. A different G-invariant operator (with a different generating set) would preserve the decomposition but alter the scalar c; the value λ₁ = 2/3 is the exact eigenvalue for the specific operator Δ defined above.</w:t>
      </w:r>
    </w:p>
    <w:p w14:paraId="555D9D2B" w14:textId="77777777" w:rsidR="00CC5A3C" w:rsidRDefault="00000000">
      <w:pPr>
        <w:spacing w:after="120"/>
        <w:jc w:val="right"/>
      </w:pPr>
      <w:r>
        <w:t>□</w:t>
      </w:r>
    </w:p>
    <w:p w14:paraId="03634FAB" w14:textId="77777777" w:rsidR="00CC5A3C" w:rsidRDefault="00000000">
      <w:pPr>
        <w:pStyle w:val="Heading1"/>
      </w:pPr>
      <w:r>
        <w:t>3.  Cheeger Analysis</w:t>
      </w:r>
    </w:p>
    <w:p w14:paraId="13F40CD2" w14:textId="77777777" w:rsidR="00CC5A3C" w:rsidRDefault="00000000">
      <w:pPr>
        <w:pStyle w:val="Heading2"/>
      </w:pPr>
      <w:r>
        <w:t>3.1  Structure of the Coset Graph</w:t>
      </w:r>
    </w:p>
    <w:p w14:paraId="149C8286" w14:textId="77777777" w:rsidR="00CC5A3C" w:rsidRDefault="00000000">
      <w:pPr>
        <w:spacing w:after="120" w:line="276" w:lineRule="auto"/>
        <w:jc w:val="both"/>
      </w:pPr>
      <w:r>
        <w:rPr>
          <w:b/>
          <w:bCs/>
          <w:i/>
          <w:iCs/>
        </w:rPr>
        <w:t xml:space="preserve">Definition 3.1 (Coset graph). </w:t>
      </w:r>
      <w:r>
        <w:t>The coset graph Γ has vertex set V = G/S₄, the 7 cosets of S₄, identified with {P₁, …, P₇}. For each class-2A involution s and each P ∈ V, place a directed edge (P, s·P).</w:t>
      </w:r>
    </w:p>
    <w:p w14:paraId="534804ED" w14:textId="77777777" w:rsidR="00CC5A3C" w:rsidRDefault="00000000">
      <w:pPr>
        <w:spacing w:before="240" w:after="120" w:line="276" w:lineRule="auto"/>
        <w:jc w:val="both"/>
      </w:pPr>
      <w:r>
        <w:rPr>
          <w:b/>
          <w:bCs/>
        </w:rPr>
        <w:lastRenderedPageBreak/>
        <w:t xml:space="preserve">Proposition 3.2.  </w:t>
      </w:r>
      <w:r>
        <w:rPr>
          <w:i/>
          <w:iCs/>
        </w:rPr>
        <w:t>The underlying undirected coset graph Γ is the complete multigraph 2·K</w:t>
      </w:r>
      <w:r>
        <w:rPr>
          <w:i/>
          <w:iCs/>
          <w:vertAlign w:val="subscript"/>
        </w:rPr>
        <w:t>7</w:t>
      </w:r>
      <w:r>
        <w:rPr>
          <w:i/>
          <w:iCs/>
        </w:rPr>
        <w:t>: for every pair {P, Q} with P ≠ Q, the vertices P and Q are connected by exactly 2 edges. Each vertex has degree 12.</w:t>
      </w:r>
    </w:p>
    <w:p w14:paraId="0CF1E56C" w14:textId="77777777" w:rsidR="00CC5A3C" w:rsidRDefault="00000000">
      <w:pPr>
        <w:spacing w:after="120" w:line="276" w:lineRule="auto"/>
        <w:jc w:val="both"/>
      </w:pPr>
      <w:r>
        <w:rPr>
          <w:b/>
          <w:bCs/>
          <w:i/>
          <w:iCs/>
        </w:rPr>
        <w:t xml:space="preserve">Proof.  </w:t>
      </w:r>
      <w:r>
        <w:t>Since G acts 2-transitively on the 7 points of PG(2,2), the number of involutions sending a fixed P to a fixed Q ≠ P is constant over all ordered pairs (P, Q). The total number of involution–vertex pairs (s, P) with s·P ≠ P equals |S| · 7 − (fixed pairs). The 21 involutions fix coset Pj if and only if s ∈ S ∩ S₄ᵍʲ (the conjugate of S₄ at Pj), which has size 9 (since S₄ contains exactly 9 involutions, all in class 2A). Thus each vertex has 21 − 9 = 12 edges leading away from it, and the 12 edges from P distribute over 6 other vertices. By 2-transitivity, exactly 12/6 = 2 edges connect P to each other vertex Q.</w:t>
      </w:r>
    </w:p>
    <w:p w14:paraId="36FB143C" w14:textId="77777777" w:rsidR="00CC5A3C" w:rsidRDefault="00000000">
      <w:pPr>
        <w:spacing w:after="120"/>
        <w:jc w:val="right"/>
      </w:pPr>
      <w:r>
        <w:t>□</w:t>
      </w:r>
    </w:p>
    <w:p w14:paraId="59441DE2" w14:textId="77777777" w:rsidR="00CC5A3C" w:rsidRDefault="00000000">
      <w:pPr>
        <w:pStyle w:val="Heading2"/>
      </w:pPr>
      <w:r>
        <w:t>3.2  Cheeger Constant</w:t>
      </w:r>
    </w:p>
    <w:p w14:paraId="253B4A02" w14:textId="77777777" w:rsidR="00CC5A3C" w:rsidRDefault="00000000">
      <w:pPr>
        <w:spacing w:after="120" w:line="276" w:lineRule="auto"/>
        <w:jc w:val="both"/>
      </w:pPr>
      <w:r>
        <w:rPr>
          <w:b/>
          <w:bCs/>
          <w:i/>
          <w:iCs/>
        </w:rPr>
        <w:t xml:space="preserve">Definition (Random-walk Cheeger constant). </w:t>
      </w:r>
      <w:r>
        <w:t>For a subset A ⊆ V with |A| = k ≤ ⌊n/2⌋, the expansion ratio of A is h(A) = |{(s,P) : s ∈ S, P ∈ A, s·P ∉ A}| / (|S| · |A|). The Cheeger constant is h = min over all such A of h(A).</w:t>
      </w:r>
    </w:p>
    <w:p w14:paraId="6E92FF92" w14:textId="77777777" w:rsidR="00CC5A3C" w:rsidRDefault="00000000">
      <w:pPr>
        <w:spacing w:before="240" w:after="120" w:line="276" w:lineRule="auto"/>
        <w:jc w:val="both"/>
      </w:pPr>
      <w:r>
        <w:rPr>
          <w:b/>
          <w:bCs/>
        </w:rPr>
        <w:t xml:space="preserve">Theorem 3.3 (Cheeger constant).  </w:t>
      </w:r>
      <w:r>
        <w:rPr>
          <w:i/>
          <w:iCs/>
        </w:rPr>
        <w:t>The Cheeger constant of Γ is h = 8/21, attained at any cut of size k = 3. The discrete Cheeger inequality h²/2 ≤ λ</w:t>
      </w:r>
      <w:r>
        <w:rPr>
          <w:i/>
          <w:iCs/>
          <w:vertAlign w:val="subscript"/>
        </w:rPr>
        <w:t>1</w:t>
      </w:r>
      <w:r>
        <w:rPr>
          <w:i/>
          <w:iCs/>
        </w:rPr>
        <w:t xml:space="preserve"> ≤ 2h holds. Neither bound is an equality.</w:t>
      </w:r>
    </w:p>
    <w:p w14:paraId="186383DF" w14:textId="77777777" w:rsidR="00CC5A3C" w:rsidRDefault="00000000">
      <w:pPr>
        <w:spacing w:after="120" w:line="276" w:lineRule="auto"/>
        <w:jc w:val="both"/>
      </w:pPr>
      <w:r>
        <w:rPr>
          <w:b/>
          <w:bCs/>
          <w:i/>
          <w:iCs/>
        </w:rPr>
        <w:t xml:space="preserve">Proof. </w:t>
      </w:r>
      <w:r>
        <w:rPr>
          <w:i/>
          <w:iCs/>
        </w:rPr>
        <w:t xml:space="preserve">Computing h. </w:t>
      </w:r>
      <w:r>
        <w:t>For a cut of size k, the expansion ratio is h</w:t>
      </w:r>
      <w:r>
        <w:rPr>
          <w:vertAlign w:val="subscript"/>
        </w:rPr>
        <w:t>k</w:t>
      </w:r>
      <w:r>
        <w:t xml:space="preserve"> = 2k(7−k)/(|S| · k) = 2(7−k)/21. Tabulating for k = 1, 2, 3:</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600"/>
      </w:tblGrid>
      <w:tr w:rsidR="00CC5A3C" w14:paraId="6FFCA2DF" w14:textId="77777777">
        <w:tc>
          <w:tcPr>
            <w:tcW w:w="1200" w:type="dxa"/>
            <w:tcBorders>
              <w:top w:val="single" w:sz="2" w:space="0" w:color="000000"/>
              <w:bottom w:val="single" w:sz="2" w:space="0" w:color="000000"/>
            </w:tcBorders>
            <w:tcMar>
              <w:top w:w="40" w:type="dxa"/>
              <w:left w:w="100" w:type="dxa"/>
              <w:bottom w:w="40" w:type="dxa"/>
              <w:right w:w="100" w:type="dxa"/>
            </w:tcMar>
          </w:tcPr>
          <w:p w14:paraId="3CC6B0FE" w14:textId="77777777" w:rsidR="00CC5A3C" w:rsidRDefault="00000000">
            <w:r>
              <w:rPr>
                <w:b/>
                <w:bCs/>
                <w:sz w:val="22"/>
                <w:szCs w:val="22"/>
              </w:rPr>
              <w:t>k</w:t>
            </w:r>
          </w:p>
        </w:tc>
        <w:tc>
          <w:tcPr>
            <w:tcW w:w="2200" w:type="dxa"/>
            <w:tcBorders>
              <w:top w:val="single" w:sz="2" w:space="0" w:color="000000"/>
              <w:bottom w:val="single" w:sz="2" w:space="0" w:color="000000"/>
            </w:tcBorders>
            <w:tcMar>
              <w:top w:w="40" w:type="dxa"/>
              <w:left w:w="100" w:type="dxa"/>
              <w:bottom w:w="40" w:type="dxa"/>
              <w:right w:w="100" w:type="dxa"/>
            </w:tcMar>
          </w:tcPr>
          <w:p w14:paraId="2D80D5D8" w14:textId="77777777" w:rsidR="00CC5A3C" w:rsidRDefault="00000000">
            <w:r>
              <w:rPr>
                <w:b/>
                <w:bCs/>
                <w:sz w:val="22"/>
                <w:szCs w:val="22"/>
              </w:rPr>
              <w:t>|exit pairs|</w:t>
            </w:r>
          </w:p>
        </w:tc>
        <w:tc>
          <w:tcPr>
            <w:tcW w:w="1600" w:type="dxa"/>
            <w:tcBorders>
              <w:top w:val="single" w:sz="2" w:space="0" w:color="000000"/>
              <w:bottom w:val="single" w:sz="2" w:space="0" w:color="000000"/>
            </w:tcBorders>
            <w:tcMar>
              <w:top w:w="40" w:type="dxa"/>
              <w:left w:w="100" w:type="dxa"/>
              <w:bottom w:w="40" w:type="dxa"/>
              <w:right w:w="100" w:type="dxa"/>
            </w:tcMar>
          </w:tcPr>
          <w:p w14:paraId="42988394" w14:textId="77777777" w:rsidR="00CC5A3C" w:rsidRDefault="00000000">
            <w:r>
              <w:rPr>
                <w:b/>
                <w:bCs/>
                <w:sz w:val="22"/>
                <w:szCs w:val="22"/>
              </w:rPr>
              <w:t>hₖ</w:t>
            </w:r>
          </w:p>
        </w:tc>
      </w:tr>
      <w:tr w:rsidR="00CC5A3C" w14:paraId="4258862A" w14:textId="77777777">
        <w:tc>
          <w:tcPr>
            <w:tcW w:w="1200" w:type="dxa"/>
            <w:tcMar>
              <w:top w:w="40" w:type="dxa"/>
              <w:left w:w="100" w:type="dxa"/>
              <w:bottom w:w="40" w:type="dxa"/>
              <w:right w:w="100" w:type="dxa"/>
            </w:tcMar>
          </w:tcPr>
          <w:p w14:paraId="4A014A9C" w14:textId="77777777" w:rsidR="00CC5A3C" w:rsidRDefault="00000000">
            <w:r>
              <w:rPr>
                <w:sz w:val="22"/>
                <w:szCs w:val="22"/>
              </w:rPr>
              <w:t>1</w:t>
            </w:r>
          </w:p>
        </w:tc>
        <w:tc>
          <w:tcPr>
            <w:tcW w:w="2200" w:type="dxa"/>
            <w:tcMar>
              <w:top w:w="40" w:type="dxa"/>
              <w:left w:w="100" w:type="dxa"/>
              <w:bottom w:w="40" w:type="dxa"/>
              <w:right w:w="100" w:type="dxa"/>
            </w:tcMar>
          </w:tcPr>
          <w:p w14:paraId="2E98176B" w14:textId="77777777" w:rsidR="00CC5A3C" w:rsidRDefault="00000000">
            <w:r>
              <w:rPr>
                <w:sz w:val="22"/>
                <w:szCs w:val="22"/>
              </w:rPr>
              <w:t>12</w:t>
            </w:r>
          </w:p>
        </w:tc>
        <w:tc>
          <w:tcPr>
            <w:tcW w:w="1600" w:type="dxa"/>
            <w:tcMar>
              <w:top w:w="40" w:type="dxa"/>
              <w:left w:w="100" w:type="dxa"/>
              <w:bottom w:w="40" w:type="dxa"/>
              <w:right w:w="100" w:type="dxa"/>
            </w:tcMar>
          </w:tcPr>
          <w:p w14:paraId="1BC7280F" w14:textId="77777777" w:rsidR="00CC5A3C" w:rsidRDefault="00000000">
            <w:r>
              <w:rPr>
                <w:sz w:val="22"/>
                <w:szCs w:val="22"/>
              </w:rPr>
              <w:t>12/21</w:t>
            </w:r>
          </w:p>
        </w:tc>
      </w:tr>
      <w:tr w:rsidR="00CC5A3C" w14:paraId="52643689" w14:textId="77777777">
        <w:tc>
          <w:tcPr>
            <w:tcW w:w="1200" w:type="dxa"/>
            <w:tcMar>
              <w:top w:w="40" w:type="dxa"/>
              <w:left w:w="100" w:type="dxa"/>
              <w:bottom w:w="40" w:type="dxa"/>
              <w:right w:w="100" w:type="dxa"/>
            </w:tcMar>
          </w:tcPr>
          <w:p w14:paraId="591FD45F" w14:textId="77777777" w:rsidR="00CC5A3C" w:rsidRDefault="00000000">
            <w:r>
              <w:rPr>
                <w:sz w:val="22"/>
                <w:szCs w:val="22"/>
              </w:rPr>
              <w:t>2</w:t>
            </w:r>
          </w:p>
        </w:tc>
        <w:tc>
          <w:tcPr>
            <w:tcW w:w="2200" w:type="dxa"/>
            <w:tcMar>
              <w:top w:w="40" w:type="dxa"/>
              <w:left w:w="100" w:type="dxa"/>
              <w:bottom w:w="40" w:type="dxa"/>
              <w:right w:w="100" w:type="dxa"/>
            </w:tcMar>
          </w:tcPr>
          <w:p w14:paraId="3523158E" w14:textId="77777777" w:rsidR="00CC5A3C" w:rsidRDefault="00000000">
            <w:r>
              <w:rPr>
                <w:sz w:val="22"/>
                <w:szCs w:val="22"/>
              </w:rPr>
              <w:t>20</w:t>
            </w:r>
          </w:p>
        </w:tc>
        <w:tc>
          <w:tcPr>
            <w:tcW w:w="1600" w:type="dxa"/>
            <w:tcMar>
              <w:top w:w="40" w:type="dxa"/>
              <w:left w:w="100" w:type="dxa"/>
              <w:bottom w:w="40" w:type="dxa"/>
              <w:right w:w="100" w:type="dxa"/>
            </w:tcMar>
          </w:tcPr>
          <w:p w14:paraId="1DFEC8A5" w14:textId="77777777" w:rsidR="00CC5A3C" w:rsidRDefault="00000000">
            <w:r>
              <w:rPr>
                <w:sz w:val="22"/>
                <w:szCs w:val="22"/>
              </w:rPr>
              <w:t>10/21</w:t>
            </w:r>
          </w:p>
        </w:tc>
      </w:tr>
      <w:tr w:rsidR="00CC5A3C" w14:paraId="053BB127" w14:textId="77777777">
        <w:tc>
          <w:tcPr>
            <w:tcW w:w="1200" w:type="dxa"/>
            <w:tcBorders>
              <w:bottom w:val="single" w:sz="2" w:space="0" w:color="000000"/>
            </w:tcBorders>
            <w:tcMar>
              <w:top w:w="40" w:type="dxa"/>
              <w:left w:w="100" w:type="dxa"/>
              <w:bottom w:w="40" w:type="dxa"/>
              <w:right w:w="100" w:type="dxa"/>
            </w:tcMar>
          </w:tcPr>
          <w:p w14:paraId="698D0261" w14:textId="77777777" w:rsidR="00CC5A3C" w:rsidRDefault="00000000">
            <w:r>
              <w:rPr>
                <w:sz w:val="22"/>
                <w:szCs w:val="22"/>
              </w:rPr>
              <w:t>3</w:t>
            </w:r>
          </w:p>
        </w:tc>
        <w:tc>
          <w:tcPr>
            <w:tcW w:w="2200" w:type="dxa"/>
            <w:tcBorders>
              <w:bottom w:val="single" w:sz="2" w:space="0" w:color="000000"/>
            </w:tcBorders>
            <w:tcMar>
              <w:top w:w="40" w:type="dxa"/>
              <w:left w:w="100" w:type="dxa"/>
              <w:bottom w:w="40" w:type="dxa"/>
              <w:right w:w="100" w:type="dxa"/>
            </w:tcMar>
          </w:tcPr>
          <w:p w14:paraId="61A1308F" w14:textId="77777777" w:rsidR="00CC5A3C" w:rsidRDefault="00000000">
            <w:r>
              <w:rPr>
                <w:sz w:val="22"/>
                <w:szCs w:val="22"/>
              </w:rPr>
              <w:t>24</w:t>
            </w:r>
          </w:p>
        </w:tc>
        <w:tc>
          <w:tcPr>
            <w:tcW w:w="1600" w:type="dxa"/>
            <w:tcBorders>
              <w:bottom w:val="single" w:sz="2" w:space="0" w:color="000000"/>
            </w:tcBorders>
            <w:tcMar>
              <w:top w:w="40" w:type="dxa"/>
              <w:left w:w="100" w:type="dxa"/>
              <w:bottom w:w="40" w:type="dxa"/>
              <w:right w:w="100" w:type="dxa"/>
            </w:tcMar>
          </w:tcPr>
          <w:p w14:paraId="7FD0B84F" w14:textId="77777777" w:rsidR="00CC5A3C" w:rsidRDefault="00000000">
            <w:r>
              <w:rPr>
                <w:sz w:val="22"/>
                <w:szCs w:val="22"/>
              </w:rPr>
              <w:t>8/21</w:t>
            </w:r>
          </w:p>
        </w:tc>
      </w:tr>
    </w:tbl>
    <w:p w14:paraId="5E07E1C9" w14:textId="77777777" w:rsidR="00CC5A3C" w:rsidRDefault="00000000">
      <w:pPr>
        <w:spacing w:after="120" w:line="276" w:lineRule="auto"/>
        <w:jc w:val="both"/>
      </w:pPr>
      <w:r>
        <w:t>The minimum is h = 8/21, attained at k = 3.</w:t>
      </w:r>
    </w:p>
    <w:p w14:paraId="6F6DB3D5" w14:textId="77777777" w:rsidR="00CC5A3C" w:rsidRDefault="00000000">
      <w:pPr>
        <w:spacing w:after="120" w:line="276" w:lineRule="auto"/>
        <w:jc w:val="both"/>
      </w:pPr>
      <w:r>
        <w:rPr>
          <w:i/>
          <w:iCs/>
        </w:rPr>
        <w:t xml:space="preserve">Verifying the Cheeger inequality. </w:t>
      </w:r>
      <w:r>
        <w:t>Lower bound: h²/2 = (8/21)²/2 = 64/882 = 32/441 ≈ 0.073 ≤ 2/3 = λ₁. ✓</w:t>
      </w:r>
    </w:p>
    <w:p w14:paraId="5E98EE15" w14:textId="77777777" w:rsidR="00CC5A3C" w:rsidRDefault="00000000">
      <w:pPr>
        <w:spacing w:after="120" w:line="276" w:lineRule="auto"/>
        <w:jc w:val="both"/>
      </w:pPr>
      <w:r>
        <w:t>Upper bound: λ</w:t>
      </w:r>
      <w:r>
        <w:rPr>
          <w:vertAlign w:val="subscript"/>
        </w:rPr>
        <w:t>1</w:t>
      </w:r>
      <w:r>
        <w:t xml:space="preserve"> = 2/3 = 14/21 ≤ 16/21 = 2 · 8/21 = 2h. ✓</w:t>
      </w:r>
    </w:p>
    <w:p w14:paraId="2BF297A3" w14:textId="77777777" w:rsidR="00CC5A3C" w:rsidRDefault="00000000">
      <w:pPr>
        <w:spacing w:after="120" w:line="276" w:lineRule="auto"/>
        <w:jc w:val="both"/>
      </w:pPr>
      <w:r>
        <w:rPr>
          <w:i/>
          <w:iCs/>
        </w:rPr>
        <w:t xml:space="preserve">Non-sharpness. </w:t>
      </w:r>
      <w:r>
        <w:t>Both inequalities are strict: 32/441 &lt; 2/3 and 14/21 &lt; 16/21.</w:t>
      </w:r>
    </w:p>
    <w:p w14:paraId="14B0134C" w14:textId="77777777" w:rsidR="00CC5A3C" w:rsidRDefault="00000000">
      <w:pPr>
        <w:spacing w:after="120"/>
        <w:jc w:val="right"/>
      </w:pPr>
      <w:r>
        <w:t>□</w:t>
      </w:r>
    </w:p>
    <w:p w14:paraId="41E0FE3C" w14:textId="77777777" w:rsidR="00CC5A3C" w:rsidRDefault="00000000">
      <w:pPr>
        <w:pStyle w:val="Heading1"/>
      </w:pPr>
      <w:r>
        <w:t>4.  Discussion</w:t>
      </w:r>
    </w:p>
    <w:p w14:paraId="6F862367" w14:textId="77777777" w:rsidR="00CC5A3C" w:rsidRDefault="00000000">
      <w:pPr>
        <w:pStyle w:val="Heading2"/>
      </w:pPr>
      <w:r>
        <w:t>4.1  Three Distinct Spectral Quantities</w:t>
      </w:r>
    </w:p>
    <w:p w14:paraId="08091DEF" w14:textId="2213E3A0" w:rsidR="00CC5A3C" w:rsidRPr="005A54AA" w:rsidRDefault="005A54AA">
      <w:pPr>
        <w:spacing w:after="120" w:line="276" w:lineRule="auto"/>
        <w:jc w:val="both"/>
        <w:rPr>
          <w:sz w:val="28"/>
          <w:szCs w:val="28"/>
        </w:rPr>
      </w:pPr>
      <w:r>
        <w:rPr>
          <w:sz w:val="28"/>
          <w:szCs w:val="28"/>
        </w:rPr>
        <w:lastRenderedPageBreak/>
        <w:t>Table 2 summarizes three spectral quantities that arise naturally in the geometry of G = PSL(2,7) and that must be kept distinct.</w:t>
      </w:r>
    </w:p>
    <w:p w14:paraId="60CE0282" w14:textId="77777777" w:rsidR="00CC5A3C" w:rsidRDefault="00000000">
      <w:pPr>
        <w:spacing w:before="100" w:after="60"/>
        <w:jc w:val="center"/>
      </w:pPr>
      <w:r>
        <w:rPr>
          <w:i/>
          <w:iCs/>
          <w:sz w:val="22"/>
          <w:szCs w:val="22"/>
        </w:rPr>
        <w:t>Table 2: Spectral quantities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3200"/>
        <w:gridCol w:w="3800"/>
      </w:tblGrid>
      <w:tr w:rsidR="00CC5A3C" w14:paraId="2BB32ED7" w14:textId="77777777">
        <w:tc>
          <w:tcPr>
            <w:tcW w:w="1200" w:type="dxa"/>
            <w:tcBorders>
              <w:top w:val="single" w:sz="2" w:space="0" w:color="000000"/>
              <w:bottom w:val="single" w:sz="2" w:space="0" w:color="000000"/>
            </w:tcBorders>
            <w:tcMar>
              <w:top w:w="40" w:type="dxa"/>
              <w:left w:w="100" w:type="dxa"/>
              <w:bottom w:w="40" w:type="dxa"/>
              <w:right w:w="100" w:type="dxa"/>
            </w:tcMar>
          </w:tcPr>
          <w:p w14:paraId="5A432744" w14:textId="77777777" w:rsidR="00CC5A3C" w:rsidRDefault="00000000">
            <w:r>
              <w:rPr>
                <w:b/>
                <w:bCs/>
                <w:sz w:val="22"/>
                <w:szCs w:val="22"/>
              </w:rPr>
              <w:t>Quantity</w:t>
            </w:r>
          </w:p>
        </w:tc>
        <w:tc>
          <w:tcPr>
            <w:tcW w:w="1000" w:type="dxa"/>
            <w:tcBorders>
              <w:top w:val="single" w:sz="2" w:space="0" w:color="000000"/>
              <w:bottom w:val="single" w:sz="2" w:space="0" w:color="000000"/>
            </w:tcBorders>
            <w:tcMar>
              <w:top w:w="40" w:type="dxa"/>
              <w:left w:w="100" w:type="dxa"/>
              <w:bottom w:w="40" w:type="dxa"/>
              <w:right w:w="100" w:type="dxa"/>
            </w:tcMar>
          </w:tcPr>
          <w:p w14:paraId="5D464713" w14:textId="77777777" w:rsidR="00CC5A3C" w:rsidRDefault="00000000">
            <w:r>
              <w:rPr>
                <w:b/>
                <w:bCs/>
                <w:sz w:val="22"/>
                <w:szCs w:val="22"/>
              </w:rPr>
              <w:t>Value</w:t>
            </w:r>
          </w:p>
        </w:tc>
        <w:tc>
          <w:tcPr>
            <w:tcW w:w="3200" w:type="dxa"/>
            <w:tcBorders>
              <w:top w:val="single" w:sz="2" w:space="0" w:color="000000"/>
              <w:bottom w:val="single" w:sz="2" w:space="0" w:color="000000"/>
            </w:tcBorders>
            <w:tcMar>
              <w:top w:w="40" w:type="dxa"/>
              <w:left w:w="100" w:type="dxa"/>
              <w:bottom w:w="40" w:type="dxa"/>
              <w:right w:w="100" w:type="dxa"/>
            </w:tcMar>
          </w:tcPr>
          <w:p w14:paraId="6C2188E7" w14:textId="77777777" w:rsidR="00CC5A3C" w:rsidRDefault="00000000">
            <w:r>
              <w:rPr>
                <w:b/>
                <w:bCs/>
                <w:sz w:val="22"/>
                <w:szCs w:val="22"/>
              </w:rPr>
              <w:t>Domain</w:t>
            </w:r>
          </w:p>
        </w:tc>
        <w:tc>
          <w:tcPr>
            <w:tcW w:w="3800" w:type="dxa"/>
            <w:tcBorders>
              <w:top w:val="single" w:sz="2" w:space="0" w:color="000000"/>
              <w:bottom w:val="single" w:sz="2" w:space="0" w:color="000000"/>
            </w:tcBorders>
            <w:tcMar>
              <w:top w:w="40" w:type="dxa"/>
              <w:left w:w="100" w:type="dxa"/>
              <w:bottom w:w="40" w:type="dxa"/>
              <w:right w:w="100" w:type="dxa"/>
            </w:tcMar>
          </w:tcPr>
          <w:p w14:paraId="5D8E006D" w14:textId="77777777" w:rsidR="00CC5A3C" w:rsidRDefault="00000000">
            <w:r>
              <w:rPr>
                <w:b/>
                <w:bCs/>
                <w:sz w:val="22"/>
                <w:szCs w:val="22"/>
              </w:rPr>
              <w:t>Meaning</w:t>
            </w:r>
          </w:p>
        </w:tc>
      </w:tr>
      <w:tr w:rsidR="00CC5A3C" w14:paraId="54030884" w14:textId="77777777">
        <w:tc>
          <w:tcPr>
            <w:tcW w:w="1200" w:type="dxa"/>
            <w:tcMar>
              <w:top w:w="40" w:type="dxa"/>
              <w:left w:w="100" w:type="dxa"/>
              <w:bottom w:w="40" w:type="dxa"/>
              <w:right w:w="100" w:type="dxa"/>
            </w:tcMar>
          </w:tcPr>
          <w:p w14:paraId="1418AE66" w14:textId="77777777" w:rsidR="00CC5A3C" w:rsidRDefault="00000000">
            <w:r>
              <w:rPr>
                <w:sz w:val="22"/>
                <w:szCs w:val="22"/>
              </w:rPr>
              <w:t>λ₁</w:t>
            </w:r>
          </w:p>
        </w:tc>
        <w:tc>
          <w:tcPr>
            <w:tcW w:w="1000" w:type="dxa"/>
            <w:tcMar>
              <w:top w:w="40" w:type="dxa"/>
              <w:left w:w="100" w:type="dxa"/>
              <w:bottom w:w="40" w:type="dxa"/>
              <w:right w:w="100" w:type="dxa"/>
            </w:tcMar>
          </w:tcPr>
          <w:p w14:paraId="11E72CB0" w14:textId="77777777" w:rsidR="00CC5A3C" w:rsidRDefault="00000000">
            <w:r>
              <w:rPr>
                <w:sz w:val="22"/>
                <w:szCs w:val="22"/>
              </w:rPr>
              <w:t>2/3</w:t>
            </w:r>
          </w:p>
        </w:tc>
        <w:tc>
          <w:tcPr>
            <w:tcW w:w="3200" w:type="dxa"/>
            <w:tcMar>
              <w:top w:w="40" w:type="dxa"/>
              <w:left w:w="100" w:type="dxa"/>
              <w:bottom w:w="40" w:type="dxa"/>
              <w:right w:w="100" w:type="dxa"/>
            </w:tcMar>
          </w:tcPr>
          <w:p w14:paraId="6CAA272A" w14:textId="77777777" w:rsidR="00CC5A3C" w:rsidRDefault="00000000">
            <w:r>
              <w:rPr>
                <w:sz w:val="22"/>
                <w:szCs w:val="22"/>
              </w:rPr>
              <w:t>L²(G/S₄), 7-vertex coset graph</w:t>
            </w:r>
          </w:p>
        </w:tc>
        <w:tc>
          <w:tcPr>
            <w:tcW w:w="3800" w:type="dxa"/>
            <w:tcMar>
              <w:top w:w="40" w:type="dxa"/>
              <w:left w:w="100" w:type="dxa"/>
              <w:bottom w:w="40" w:type="dxa"/>
              <w:right w:w="100" w:type="dxa"/>
            </w:tcMar>
          </w:tcPr>
          <w:p w14:paraId="56AD5E2F" w14:textId="77777777" w:rsidR="00CC5A3C" w:rsidRDefault="00000000">
            <w:r>
              <w:rPr>
                <w:sz w:val="22"/>
                <w:szCs w:val="22"/>
              </w:rPr>
              <w:t>Eigenvalue of the coset Laplacian Δ</w:t>
            </w:r>
          </w:p>
        </w:tc>
      </w:tr>
      <w:tr w:rsidR="00CC5A3C" w14:paraId="28748AA2" w14:textId="77777777">
        <w:tc>
          <w:tcPr>
            <w:tcW w:w="1200" w:type="dxa"/>
            <w:tcMar>
              <w:top w:w="40" w:type="dxa"/>
              <w:left w:w="100" w:type="dxa"/>
              <w:bottom w:w="40" w:type="dxa"/>
              <w:right w:w="100" w:type="dxa"/>
            </w:tcMar>
          </w:tcPr>
          <w:p w14:paraId="136A88D2" w14:textId="77777777" w:rsidR="00CC5A3C" w:rsidRDefault="00000000">
            <w:r>
              <w:rPr>
                <w:sz w:val="22"/>
                <w:szCs w:val="22"/>
              </w:rPr>
              <w:t>δ</w:t>
            </w:r>
          </w:p>
        </w:tc>
        <w:tc>
          <w:tcPr>
            <w:tcW w:w="1000" w:type="dxa"/>
            <w:tcMar>
              <w:top w:w="40" w:type="dxa"/>
              <w:left w:w="100" w:type="dxa"/>
              <w:bottom w:w="40" w:type="dxa"/>
              <w:right w:w="100" w:type="dxa"/>
            </w:tcMar>
          </w:tcPr>
          <w:p w14:paraId="790FA419" w14:textId="77777777" w:rsidR="00CC5A3C" w:rsidRDefault="00000000">
            <w:r>
              <w:rPr>
                <w:sz w:val="22"/>
                <w:szCs w:val="22"/>
              </w:rPr>
              <w:t>10/21</w:t>
            </w:r>
          </w:p>
        </w:tc>
        <w:tc>
          <w:tcPr>
            <w:tcW w:w="3200" w:type="dxa"/>
            <w:tcMar>
              <w:top w:w="40" w:type="dxa"/>
              <w:left w:w="100" w:type="dxa"/>
              <w:bottom w:w="40" w:type="dxa"/>
              <w:right w:w="100" w:type="dxa"/>
            </w:tcMar>
          </w:tcPr>
          <w:p w14:paraId="68173BAE" w14:textId="77777777" w:rsidR="00CC5A3C" w:rsidRDefault="00000000">
            <w:r>
              <w:rPr>
                <w:sz w:val="22"/>
                <w:szCs w:val="22"/>
              </w:rPr>
              <w:t>L²(G), full group spectrum</w:t>
            </w:r>
          </w:p>
        </w:tc>
        <w:tc>
          <w:tcPr>
            <w:tcW w:w="3800" w:type="dxa"/>
            <w:tcMar>
              <w:top w:w="40" w:type="dxa"/>
              <w:left w:w="100" w:type="dxa"/>
              <w:bottom w:w="40" w:type="dxa"/>
              <w:right w:w="100" w:type="dxa"/>
            </w:tcMar>
          </w:tcPr>
          <w:p w14:paraId="5E5971ED" w14:textId="77777777" w:rsidR="00CC5A3C" w:rsidRDefault="00000000">
            <w:r>
              <w:rPr>
                <w:sz w:val="22"/>
                <w:szCs w:val="22"/>
              </w:rPr>
              <w:t>Gap between ρ₆ and ρ₇ eigenvalues</w:t>
            </w:r>
          </w:p>
        </w:tc>
      </w:tr>
      <w:tr w:rsidR="00CC5A3C" w14:paraId="0FC3C2C5" w14:textId="77777777">
        <w:tc>
          <w:tcPr>
            <w:tcW w:w="1200" w:type="dxa"/>
            <w:tcBorders>
              <w:bottom w:val="single" w:sz="2" w:space="0" w:color="000000"/>
            </w:tcBorders>
            <w:tcMar>
              <w:top w:w="40" w:type="dxa"/>
              <w:left w:w="100" w:type="dxa"/>
              <w:bottom w:w="40" w:type="dxa"/>
              <w:right w:w="100" w:type="dxa"/>
            </w:tcMar>
          </w:tcPr>
          <w:p w14:paraId="19F73428" w14:textId="77777777" w:rsidR="00CC5A3C" w:rsidRDefault="00000000">
            <w:r>
              <w:rPr>
                <w:sz w:val="22"/>
                <w:szCs w:val="22"/>
              </w:rPr>
              <w:t>h</w:t>
            </w:r>
          </w:p>
        </w:tc>
        <w:tc>
          <w:tcPr>
            <w:tcW w:w="1000" w:type="dxa"/>
            <w:tcBorders>
              <w:bottom w:val="single" w:sz="2" w:space="0" w:color="000000"/>
            </w:tcBorders>
            <w:tcMar>
              <w:top w:w="40" w:type="dxa"/>
              <w:left w:w="100" w:type="dxa"/>
              <w:bottom w:w="40" w:type="dxa"/>
              <w:right w:w="100" w:type="dxa"/>
            </w:tcMar>
          </w:tcPr>
          <w:p w14:paraId="3B98AB10" w14:textId="77777777" w:rsidR="00CC5A3C" w:rsidRDefault="00000000">
            <w:r>
              <w:rPr>
                <w:sz w:val="22"/>
                <w:szCs w:val="22"/>
              </w:rPr>
              <w:t>8/21</w:t>
            </w:r>
          </w:p>
        </w:tc>
        <w:tc>
          <w:tcPr>
            <w:tcW w:w="3200" w:type="dxa"/>
            <w:tcBorders>
              <w:bottom w:val="single" w:sz="2" w:space="0" w:color="000000"/>
            </w:tcBorders>
            <w:tcMar>
              <w:top w:w="40" w:type="dxa"/>
              <w:left w:w="100" w:type="dxa"/>
              <w:bottom w:w="40" w:type="dxa"/>
              <w:right w:w="100" w:type="dxa"/>
            </w:tcMar>
          </w:tcPr>
          <w:p w14:paraId="6AE7580E" w14:textId="77777777" w:rsidR="00CC5A3C" w:rsidRDefault="00000000">
            <w:r>
              <w:rPr>
                <w:sz w:val="22"/>
                <w:szCs w:val="22"/>
              </w:rPr>
              <w:t>Coset graph 2·K₇</w:t>
            </w:r>
          </w:p>
        </w:tc>
        <w:tc>
          <w:tcPr>
            <w:tcW w:w="3800" w:type="dxa"/>
            <w:tcBorders>
              <w:bottom w:val="single" w:sz="2" w:space="0" w:color="000000"/>
            </w:tcBorders>
            <w:tcMar>
              <w:top w:w="40" w:type="dxa"/>
              <w:left w:w="100" w:type="dxa"/>
              <w:bottom w:w="40" w:type="dxa"/>
              <w:right w:w="100" w:type="dxa"/>
            </w:tcMar>
          </w:tcPr>
          <w:p w14:paraId="482A09B8" w14:textId="77777777" w:rsidR="00CC5A3C" w:rsidRDefault="00000000">
            <w:r>
              <w:rPr>
                <w:sz w:val="22"/>
                <w:szCs w:val="22"/>
              </w:rPr>
              <w:t>Random-walk Cheeger constant</w:t>
            </w:r>
          </w:p>
        </w:tc>
      </w:tr>
    </w:tbl>
    <w:p w14:paraId="6413BAC2" w14:textId="77777777" w:rsidR="00CC5A3C" w:rsidRDefault="00000000">
      <w:pPr>
        <w:spacing w:after="120" w:line="276" w:lineRule="auto"/>
        <w:jc w:val="both"/>
      </w:pPr>
      <w:r>
        <w:t>The quantity λ</w:t>
      </w:r>
      <w:r>
        <w:rPr>
          <w:vertAlign w:val="subscript"/>
        </w:rPr>
        <w:t>1</w:t>
      </w:r>
      <w:r>
        <w:t xml:space="preserve"> = 2/3 is a property of the operator Δ on the 7-dimensional coset space, computed in Lemma 2.9. The inter-representation gap δ = 10/21 is the difference between the eigenvalues of Δ on ρ</w:t>
      </w:r>
      <w:r>
        <w:rPr>
          <w:vertAlign w:val="subscript"/>
        </w:rPr>
        <w:t>7</w:t>
      </w:r>
      <w:r>
        <w:t xml:space="preserve"> and on ρ</w:t>
      </w:r>
      <w:r>
        <w:rPr>
          <w:vertAlign w:val="subscript"/>
        </w:rPr>
        <w:t>6</w:t>
      </w:r>
      <w:r>
        <w:t xml:space="preserve"> in the full group Laplacian Δᴳ on L²(G); it is an algebraic property of the representation theory of PSL(2,7) that does not directly involve the coset space G/S</w:t>
      </w:r>
      <w:r>
        <w:rPr>
          <w:vertAlign w:val="subscript"/>
        </w:rPr>
        <w:t>4</w:t>
      </w:r>
      <w:r>
        <w:t>. The Cheeger constant h = 8/21 is an isoperimetric property of the graph Γ, computed in Theorem 3.3. These three quantities are logically independent.</w:t>
      </w:r>
    </w:p>
    <w:p w14:paraId="63F09158" w14:textId="77777777" w:rsidR="00CC5A3C" w:rsidRDefault="00000000">
      <w:pPr>
        <w:spacing w:after="120" w:line="276" w:lineRule="auto"/>
        <w:jc w:val="both"/>
      </w:pPr>
      <w:r>
        <w:rPr>
          <w:b/>
          <w:bCs/>
          <w:i/>
          <w:iCs/>
        </w:rPr>
        <w:t xml:space="preserve">Open Problem 4.1. </w:t>
      </w:r>
      <w:r>
        <w:t>The Cheeger ratio at 2-vertex cuts is h₂ = 10/21 = δ. No structural explanation for this coincidence is known. In particular, there is no established map between the isoperimetric problem on Γ and the representation-theoretic gap in L²(G).</w:t>
      </w:r>
      <w:ins w:id="9012" w:author="Claude (audit draft)" w:date="2026-10-07T00:00:00Z">
        <w:r>
          <w:t xml:space="preserve"> With the generating set S, the eigenvalues of the full group Laplacian on L²(G) are 0, 2/3, 1, 8/7 and 4/3 on ρ₁, ρ₆, ρ₈, ρ₇ and ρ₃, so δ is one of several differences among them (the next eigenvalue above 2/3 belongs to ρ₈); the coincidence should be weighed against that choice.</w:t>
        </w:r>
      </w:ins>
    </w:p>
    <w:p w14:paraId="1F04DA40" w14:textId="77777777" w:rsidR="00CC5A3C" w:rsidRDefault="00000000">
      <w:pPr>
        <w:pStyle w:val="Heading2"/>
      </w:pPr>
      <w:r>
        <w:t>4.2  The Smith Obstruction</w:t>
      </w:r>
    </w:p>
    <w:p w14:paraId="183597B4" w14:textId="77777777" w:rsidR="00CC5A3C" w:rsidRDefault="00000000">
      <w:pPr>
        <w:spacing w:after="120" w:line="276" w:lineRule="auto"/>
        <w:jc w:val="both"/>
      </w:pPr>
      <w:r>
        <w:t>We record a structural constraint on the global topology of orbifolds associated to G, independent of the spectral results above.</w:t>
      </w:r>
    </w:p>
    <w:p w14:paraId="5B098EAF" w14:textId="77777777" w:rsidR="00CC5A3C" w:rsidRDefault="00000000">
      <w:pPr>
        <w:spacing w:before="240" w:after="120" w:line="276" w:lineRule="auto"/>
        <w:jc w:val="both"/>
      </w:pPr>
      <w:r>
        <w:rPr>
          <w:b/>
          <w:bCs/>
        </w:rPr>
        <w:t xml:space="preserve">Proposition 4.2 (Smith obstruction).  </w:t>
      </w:r>
      <w:r>
        <w:rPr>
          <w:i/>
          <w:iCs/>
        </w:rPr>
        <w:t>The group G = PSL(2,7) cannot act freely on any sphere S</w:t>
      </w:r>
      <w:del w:id="9019" w:author="Claude (audit draft)" w:date="2026-10-07T00:00:00Z">
        <w:r>
          <w:rPr>
            <w:i/>
            <w:iCs/>
            <w:vertAlign w:val="subscript"/>
          </w:rPr>
          <w:delText xml:space="preserve">n</w:delText>
        </w:r>
      </w:del>
      <w:ins w:id="9020" w:author="Claude (audit draft)" w:date="2026-10-07T00:00:00Z">
        <w:r>
          <w:rPr>
            <w:i/>
            <w:iCs/>
            <w:vertAlign w:val="superscript"/>
          </w:rPr>
          <w:t xml:space="preserve">n</w:t>
        </w:r>
      </w:ins>
      <w:r>
        <w:rPr>
          <w:i/>
          <w:iCs/>
        </w:rPr>
        <w:t xml:space="preserve"> for any n. Consequently, S⁷/G is an orbifold, not a manifold.</w:t>
      </w:r>
    </w:p>
    <w:p w14:paraId="18B3B58E" w14:textId="77777777" w:rsidR="00CC5A3C" w:rsidRDefault="00000000">
      <w:pPr>
        <w:spacing w:after="120" w:line="276" w:lineRule="auto"/>
        <w:jc w:val="both"/>
      </w:pPr>
      <w:r>
        <w:rPr>
          <w:b/>
          <w:bCs/>
          <w:i/>
          <w:iCs/>
        </w:rPr>
        <w:t xml:space="preserve">Proof. </w:t>
      </w:r>
      <w:r>
        <w:t>The Sylow 2-subgroup of G is isomorphic to D₄ (it appears as the flag stabilizer in Appendix A). This subgroup D₄ contains the Klein four-group V₄ = ℤ₂ × ℤ₂, specifically the subgroup generated by any two commuting involutions. The four-group V₄ is a non-cyclic abelian 2-group. By Smith’s theorem [11]: if a finite group G contains a non-cyclic abelian p-subgroup, then G cannot act freely on any sphere Sⁿ. Since V₄ ⊂ G is a non-cyclic abelian 2-subgroup, the conclusion follows.</w:t>
      </w:r>
    </w:p>
    <w:p w14:paraId="4148C43B" w14:textId="77777777" w:rsidR="00CC5A3C" w:rsidRDefault="00000000">
      <w:pPr>
        <w:spacing w:after="120"/>
        <w:jc w:val="right"/>
      </w:pPr>
      <w:r>
        <w:t>□</w:t>
      </w:r>
    </w:p>
    <w:p w14:paraId="1F9CD564" w14:textId="77777777" w:rsidR="00CC5A3C" w:rsidRDefault="00000000">
      <w:pPr>
        <w:spacing w:after="120" w:line="276" w:lineRule="auto"/>
        <w:jc w:val="both"/>
      </w:pPr>
      <w:r>
        <w:rPr>
          <w:b/>
          <w:bCs/>
          <w:i/>
          <w:iCs/>
        </w:rPr>
        <w:t xml:space="preserve">Remark 4.3. </w:t>
      </w:r>
      <w:r>
        <w:t>The Smith obstruction is independent of the spectral gap stability established in Lemma 2.9. The gap stability is a finite-dimensional algebraic fact following from Schur’s lemma applied to the coset Laplacian; it requires no topology. The Smith obstruction is a statement about continuous actions on spheres [2]; it does not bear on the eigenvalue λ₁ = 2/3. These are parallel results about the same group, not causally related.</w:t>
      </w:r>
    </w:p>
    <w:p w14:paraId="5EB31B84" w14:textId="77777777" w:rsidR="00CC5A3C" w:rsidRDefault="00000000">
      <w:pPr>
        <w:pStyle w:val="Heading2"/>
      </w:pPr>
      <w:r>
        <w:t>4.3  Open Problems</w:t>
      </w:r>
    </w:p>
    <w:p w14:paraId="18338E04" w14:textId="77777777" w:rsidR="00CC5A3C" w:rsidRDefault="00000000">
      <w:pPr>
        <w:spacing w:after="120" w:line="276" w:lineRule="auto"/>
        <w:jc w:val="both"/>
      </w:pPr>
      <w:r>
        <w:rPr>
          <w:b/>
          <w:bCs/>
          <w:i/>
          <w:iCs/>
        </w:rPr>
        <w:t xml:space="preserve">Open Problem 4.4 (Orbifold index theory for S⁷/PSL(2,7)). </w:t>
      </w:r>
      <w:r>
        <w:t xml:space="preserve">By Proposition 4.2, the quotient S⁷/G</w:t>
      </w:r>
      <w:ins w:id="9005" w:author="Claude (audit draft)" w:date="2026-10-07T00:00:00Z">
        <w:r>
          <w:t xml:space="preserve">, for the action of G on S⁷ ⊂ ℝ⁸ through its 8-dimensional irreducible representation ρ₈,</w:t>
        </w:r>
      </w:ins>
      <w:r>
        <w:t xml:space="preserve"> is a 7-dimensional orbifold with non-isolated singular strata: S³ strata from the 21 class-2A elements (codimension 4) and S¹ strata from classes 3A, </w:t>
      </w:r>
      <w:ins w:id="9006" w:author="Claude (audit draft)" w:date="2026-10-07T00:00:00Z">
        <w:r>
          <w:t xml:space="preserve">4A, </w:t>
        </w:r>
      </w:ins>
      <w:r>
        <w:t xml:space="preserve">7A, 7B (codimension 6, total </w:t>
      </w:r>
      <w:del w:id="9007" w:author="Claude (audit draft)" w:date="2026-10-07T00:00:00Z">
        <w:r>
          <w:delText xml:space="preserve">104</w:delText>
        </w:r>
      </w:del>
      <w:ins w:id="9008" w:author="Claude (audit draft)" w:date="2026-10-07T00:00:00Z">
        <w:r>
          <w:t xml:space="preserve">146</w:t>
        </w:r>
      </w:ins>
      <w:r>
        <w:t xml:space="preserve"> elements</w:t>
      </w:r>
      <w:ins w:id="9009" w:author="Claude (audit draft)" w:date="2026-10-07T00:00:00Z">
        <w:r>
          <w:t xml:space="preserve">; the circle fixed by an element of order 4 lies inside the 3-sphere fixed by its square</w:t>
        </w:r>
      </w:ins>
      <w:r>
        <w:t xml:space="preserve">). </w:t>
      </w:r>
      <w:del w:id="9010" w:author="Claude (audit draft)" w:date="2026-10-07T00:00:00Z">
        <w:r>
          <w:delText xml:space="preserve">The Kawasaki orbifold index theorem [8] applies only to isolated singularities. The mixed-dimensional, non-isolated stratification present in S⁷/G requires either the groupoid index theory of Pflaum–Posthuma–Tang [9] or the L²-cohomology methods for singular spaces (Cheeger). The η-invariant of S⁷/PSL(2,7) is currently unknown.</w:delText>
        </w:r>
      </w:del>
      <w:ins w:id="9011" w:author="Claude (audit draft)" w:date="2026-10-07T00:00:00Z">
        <w:r>
          <w:t xml:space="preserve">Because S⁷/G is the quotient of a closed manifold by a finite group, index problems on it reduce to G-equivariant ones on S⁷: the index on G-invariant sections is the average over G of the Lefschetz numbers given by the Atiyah–Singer fixed-point formula, whose fixed-point sets may have any dimension [13]. Kawasaki’s index theorem for compact V-manifolds [17], whose complex case is the Riemann–Roch theorem of [8], treats the same problem intrinsically, and groupoid methods [9] extend it further. The η-invariant of S⁷/PSL(2,7) is correspondingly the average over G of equivariant η-invariants [14], a finite sum over conjugacy classes computable from the fixed-point data above; it is not computed here.</w:t>
        </w:r>
      </w:ins>
    </w:p>
    <w:p w14:paraId="0CDBFAFC" w14:textId="77777777" w:rsidR="00CC5A3C" w:rsidRDefault="00000000">
      <w:pPr>
        <w:spacing w:after="120" w:line="276" w:lineRule="auto"/>
        <w:jc w:val="both"/>
      </w:pPr>
      <w:r>
        <w:rPr>
          <w:b/>
          <w:bCs/>
          <w:i/>
          <w:iCs/>
        </w:rPr>
        <w:t xml:space="preserve">Open Problem 4.5 (Uniform flag stabilizer description). </w:t>
      </w:r>
      <w:r>
        <w:t>The three maximal subgroup classes of PSL(2,7) ≅ GL(3,2) admit natural incidence-geometric descriptions in PG(2,2). The two S₄ classes are the point-stabilizer S₄ = Stab(P₁) (Lemma 2.5) and the line-stabilizer S₄ = Stab(ℓ), interchanged by the point-line duality. The Borel subgroup Z₇ ⋊ Z₃ is the normalizer of a Singer cycle, fixing no point or line; a constructive GL(3,2) presentation of it is not given in this work. The flag stabilizer Stab(P₁, L₁₂₄) ≅ D₄ (Appendix A) is the Sylow 2-subgroup and is not maximal. A uniform framework relating these stabilizers within the incidence geometry of PG(2,2) — and describing how the point-line duality permutes them — would be natural.</w:t>
      </w:r>
    </w:p>
    <w:p w14:paraId="6E384C9E" w14:textId="77777777" w:rsidR="00CC5A3C" w:rsidRDefault="00000000">
      <w:pPr>
        <w:pStyle w:val="Heading1"/>
      </w:pPr>
      <w:r>
        <w:t>Acknowledgements</w:t>
      </w:r>
    </w:p>
    <w:p w14:paraId="64793FAB" w14:textId="77777777" w:rsidR="00464BAC" w:rsidRDefault="00464BAC">
      <w:pPr>
        <w:spacing w:after="120" w:line="276" w:lineRule="auto"/>
        <w:jc w:val="both"/>
      </w:pPr>
      <w:r>
        <w:t>The author thanks Ms. Farkas, Mr. Bertanica, Mr. Deverona, Ms. Jeune, and Professor Leonard, whose support provided the clarity to navigate this framework.</w:t>
      </w:r>
    </w:p>
    <w:p w14:paraId="64793FAC" w14:textId="77777777" w:rsidR="00CC5A3C" w:rsidRDefault="00000000">
      <w:pPr>
        <w:pStyle w:val="Heading1"/>
      </w:pPr>
      <w:r>
        <w:t>Declaration of generative AI and AI-assisted technologies in the manuscript preparation process</w:t>
      </w:r>
    </w:p>
    <w:p w14:paraId="64793FAD" w14:textId="77777777" w:rsidR="00CC5A3C" w:rsidRDefault="00000000">
      <w:pPr>
        <w:spacing w:after="120" w:line="276" w:lineRule="auto"/>
        <w:jc w:val="both"/>
      </w:pPr>
      <w:r>
        <w:t>During the preparation of this work the author used Claude (Anthropic) to assist with drafting, exposition, and language editing. All mathematical results were verified independently by the author through direct computation. The author reviewed and edited the output as needed and takes full responsibility for the content of the published article.</w:t>
      </w:r>
      <w:ins w:id="9013" w:author="Claude (audit draft)" w:date="2026-10-07T00:00:00Z">
        <w:r>
          <w:t xml:space="preserve"> The October 2026 revision (version 3) was prepared with the same assistance; its new counts were checked by explicit computation.</w:t>
        </w:r>
      </w:ins>
    </w:p>
    <w:p w14:paraId="349D2B7D" w14:textId="63E1B212" w:rsidR="00CC5A3C" w:rsidRDefault="00000000">
      <w:pPr>
        <w:pStyle w:val="Heading1"/>
      </w:pPr>
      <w:r>
        <w:t>References</w:t>
      </w:r>
    </w:p>
    <w:p w14:paraId="0C9A2232" w14:textId="77777777" w:rsidR="00CC5A3C" w:rsidRDefault="00000000">
      <w:pPr>
        <w:spacing w:after="80"/>
        <w:jc w:val="both"/>
      </w:pPr>
      <w:r>
        <w:rPr>
          <w:sz w:val="22"/>
          <w:szCs w:val="22"/>
        </w:rPr>
        <w:t xml:space="preserve">[1]  Aschbacher, M. (2000). </w:t>
      </w:r>
      <w:r>
        <w:rPr>
          <w:i/>
          <w:iCs/>
          <w:sz w:val="22"/>
          <w:szCs w:val="22"/>
        </w:rPr>
        <w:t>Finite Group Theory</w:t>
      </w:r>
      <w:r>
        <w:rPr>
          <w:sz w:val="22"/>
          <w:szCs w:val="22"/>
        </w:rPr>
        <w:t xml:space="preserve"> (2nd ed.). Cambridge University Press.</w:t>
      </w:r>
    </w:p>
    <w:p w14:paraId="101E9798" w14:textId="77777777" w:rsidR="00CC5A3C" w:rsidRDefault="00000000">
      <w:pPr>
        <w:spacing w:after="80"/>
        <w:jc w:val="both"/>
      </w:pPr>
      <w:r>
        <w:rPr>
          <w:sz w:val="22"/>
          <w:szCs w:val="22"/>
        </w:rPr>
        <w:t xml:space="preserve">[2]  Bredon, G. E. (1972). </w:t>
      </w:r>
      <w:r>
        <w:rPr>
          <w:i/>
          <w:iCs/>
          <w:sz w:val="22"/>
          <w:szCs w:val="22"/>
        </w:rPr>
        <w:t>Introduction to Compact Transformation Groups</w:t>
      </w:r>
      <w:r>
        <w:rPr>
          <w:sz w:val="22"/>
          <w:szCs w:val="22"/>
        </w:rPr>
        <w:t>. Academic Press.</w:t>
      </w:r>
    </w:p>
    <w:p w14:paraId="00AA5FA0" w14:textId="77777777" w:rsidR="00CC5A3C" w:rsidRDefault="00000000">
      <w:pPr>
        <w:spacing w:after="80"/>
        <w:jc w:val="both"/>
      </w:pPr>
      <w:r>
        <w:rPr>
          <w:sz w:val="22"/>
          <w:szCs w:val="22"/>
        </w:rPr>
        <w:t xml:space="preserve">[3]  Chung, F. R. K. (1997). </w:t>
      </w:r>
      <w:r>
        <w:rPr>
          <w:i/>
          <w:iCs/>
          <w:sz w:val="22"/>
          <w:szCs w:val="22"/>
        </w:rPr>
        <w:t>Spectral Graph Theory</w:t>
      </w:r>
      <w:r>
        <w:rPr>
          <w:sz w:val="22"/>
          <w:szCs w:val="22"/>
        </w:rPr>
        <w:t>. American Mathematical Society.</w:t>
      </w:r>
    </w:p>
    <w:p w14:paraId="23233E34" w14:textId="77777777" w:rsidR="00CC5A3C" w:rsidRDefault="00000000">
      <w:pPr>
        <w:spacing w:after="80"/>
        <w:jc w:val="both"/>
      </w:pPr>
      <w:r>
        <w:rPr>
          <w:sz w:val="22"/>
          <w:szCs w:val="22"/>
        </w:rPr>
        <w:t xml:space="preserve">[4]  Brown, E., &amp; Loehr, N. (2009). Why is PSL(2,7) ≅ GL(3,2)? </w:t>
      </w:r>
      <w:r>
        <w:rPr>
          <w:i/>
          <w:iCs/>
          <w:sz w:val="22"/>
          <w:szCs w:val="22"/>
        </w:rPr>
        <w:t>American Mathematical Monthly</w:t>
      </w:r>
      <w:r>
        <w:rPr>
          <w:sz w:val="22"/>
          <w:szCs w:val="22"/>
        </w:rPr>
        <w:t>, 116(8), 727–732.</w:t>
      </w:r>
    </w:p>
    <w:p w14:paraId="1A160E26" w14:textId="77777777" w:rsidR="00CC5A3C" w:rsidRDefault="00000000">
      <w:pPr>
        <w:spacing w:after="80"/>
        <w:jc w:val="both"/>
      </w:pPr>
      <w:r>
        <w:rPr>
          <w:sz w:val="22"/>
          <w:szCs w:val="22"/>
        </w:rPr>
        <w:t xml:space="preserve">[5]  Conway, J. H., Curtis, R. T., Norton, S. P., Parker, R. A., &amp; Wilson, R. A. (1985). </w:t>
      </w:r>
      <w:r>
        <w:rPr>
          <w:i/>
          <w:iCs/>
          <w:sz w:val="22"/>
          <w:szCs w:val="22"/>
        </w:rPr>
        <w:t>ATLAS of Finite Groups</w:t>
      </w:r>
      <w:r>
        <w:rPr>
          <w:sz w:val="22"/>
          <w:szCs w:val="22"/>
        </w:rPr>
        <w:t>. Oxford University Press. [PSL(2,7) appears as L₂(7), p. 3.]</w:t>
      </w:r>
    </w:p>
    <w:p w14:paraId="5B298672" w14:textId="77777777" w:rsidR="00CC5A3C" w:rsidRDefault="00000000">
      <w:pPr>
        <w:spacing w:after="80"/>
        <w:jc w:val="both"/>
      </w:pPr>
      <w:r>
        <w:rPr>
          <w:sz w:val="22"/>
          <w:szCs w:val="22"/>
        </w:rPr>
        <w:t xml:space="preserve">[6]  Dickson, L. E. (1901). </w:t>
      </w:r>
      <w:r>
        <w:rPr>
          <w:i/>
          <w:iCs/>
          <w:sz w:val="22"/>
          <w:szCs w:val="22"/>
        </w:rPr>
        <w:t>Linear Groups, with an Exposition of the Galois Field Theory</w:t>
      </w:r>
      <w:r>
        <w:rPr>
          <w:sz w:val="22"/>
          <w:szCs w:val="22"/>
        </w:rPr>
        <w:t>. B. G. Teubner.</w:t>
      </w:r>
    </w:p>
    <w:p w14:paraId="6317978F" w14:textId="77777777" w:rsidR="00CC5A3C" w:rsidRDefault="00000000">
      <w:pPr>
        <w:spacing w:after="80"/>
        <w:jc w:val="both"/>
      </w:pPr>
      <w:r>
        <w:rPr>
          <w:sz w:val="22"/>
          <w:szCs w:val="22"/>
        </w:rPr>
        <w:t xml:space="preserve">[7]  Huppert, B. (1967). </w:t>
      </w:r>
      <w:r>
        <w:rPr>
          <w:i/>
          <w:iCs/>
          <w:sz w:val="22"/>
          <w:szCs w:val="22"/>
        </w:rPr>
        <w:t>Endliche Gruppen I</w:t>
      </w:r>
      <w:r>
        <w:rPr>
          <w:sz w:val="22"/>
          <w:szCs w:val="22"/>
        </w:rPr>
        <w:t>. Springer-Verlag. [Satz II.8.27 for the maximal subgroups of PSL(2,q).]</w:t>
      </w:r>
    </w:p>
    <w:p w14:paraId="1B1E221E" w14:textId="77777777" w:rsidR="00CC5A3C" w:rsidRDefault="00000000">
      <w:pPr>
        <w:spacing w:after="80"/>
        <w:jc w:val="both"/>
      </w:pPr>
      <w:r>
        <w:rPr>
          <w:sz w:val="22"/>
          <w:szCs w:val="22"/>
        </w:rPr>
        <w:t xml:space="preserve">[8]  Kawasaki, T. (</w:t>
      </w:r>
      <w:del w:id="9014" w:author="Claude (audit draft)" w:date="2026-10-07T00:00:00Z">
        <w:r>
          <w:rPr>
            <w:sz w:val="22"/>
            <w:szCs w:val="22"/>
          </w:rPr>
          <w:delText xml:space="preserve">1978</w:delText>
        </w:r>
      </w:del>
      <w:ins w:id="9015" w:author="Claude (audit draft)" w:date="2026-10-07T00:00:00Z">
        <w:r>
          <w:rPr>
            <w:sz w:val="22"/>
            <w:szCs w:val="22"/>
          </w:rPr>
          <w:t xml:space="preserve">1979</w:t>
        </w:r>
      </w:ins>
      <w:r>
        <w:rPr>
          <w:sz w:val="22"/>
          <w:szCs w:val="22"/>
        </w:rPr>
        <w:t xml:space="preserve">). The Riemann-Roch theorem for complex V-manifolds. </w:t>
      </w:r>
      <w:r>
        <w:rPr>
          <w:i/>
          <w:iCs/>
          <w:sz w:val="22"/>
          <w:szCs w:val="22"/>
        </w:rPr>
        <w:t>Osaka Journal of Mathematics</w:t>
      </w:r>
      <w:r>
        <w:rPr>
          <w:sz w:val="22"/>
          <w:szCs w:val="22"/>
        </w:rPr>
        <w:t>, 16(1), 151–159.</w:t>
      </w:r>
    </w:p>
    <w:p w14:paraId="6E0F9237" w14:textId="77777777" w:rsidR="00CC5A3C" w:rsidRDefault="00000000">
      <w:pPr>
        <w:spacing w:after="80"/>
        <w:jc w:val="both"/>
      </w:pPr>
      <w:r>
        <w:rPr>
          <w:sz w:val="22"/>
          <w:szCs w:val="22"/>
        </w:rPr>
        <w:t xml:space="preserve">[9]  Pflaum, M. J., Posthuma, H., &amp; Tang, X. (2015). The localized longitudinal index theorem for Lie groupoids and the van Est map. </w:t>
      </w:r>
      <w:r>
        <w:rPr>
          <w:i/>
          <w:iCs/>
          <w:sz w:val="22"/>
          <w:szCs w:val="22"/>
        </w:rPr>
        <w:t>Advances in Mathematics</w:t>
      </w:r>
      <w:r>
        <w:rPr>
          <w:sz w:val="22"/>
          <w:szCs w:val="22"/>
        </w:rPr>
        <w:t>, 270, 223–262.</w:t>
      </w:r>
    </w:p>
    <w:p w14:paraId="66694675" w14:textId="77777777" w:rsidR="00CC5A3C" w:rsidRDefault="00000000">
      <w:pPr>
        <w:spacing w:after="80"/>
        <w:jc w:val="both"/>
      </w:pPr>
      <w:r>
        <w:rPr>
          <w:sz w:val="22"/>
          <w:szCs w:val="22"/>
        </w:rPr>
        <w:t xml:space="preserve">[10]  Serre, J.-P. (1977). </w:t>
      </w:r>
      <w:r>
        <w:rPr>
          <w:i/>
          <w:iCs/>
          <w:sz w:val="22"/>
          <w:szCs w:val="22"/>
        </w:rPr>
        <w:t>Linear Representations of Finite Groups</w:t>
      </w:r>
      <w:r>
        <w:rPr>
          <w:sz w:val="22"/>
          <w:szCs w:val="22"/>
        </w:rPr>
        <w:t>. Springer-Verlag.</w:t>
      </w:r>
    </w:p>
    <w:p w14:paraId="6FC0E7B8" w14:textId="77777777" w:rsidR="00CC5A3C" w:rsidRDefault="00000000">
      <w:pPr>
        <w:spacing w:after="80"/>
        <w:jc w:val="both"/>
      </w:pPr>
      <w:r>
        <w:rPr>
          <w:sz w:val="22"/>
          <w:szCs w:val="22"/>
        </w:rPr>
        <w:t xml:space="preserve">[11]  Smith, P. A. (1944). Permutable periodic transformations. </w:t>
      </w:r>
      <w:r>
        <w:rPr>
          <w:i/>
          <w:iCs/>
          <w:sz w:val="22"/>
          <w:szCs w:val="22"/>
        </w:rPr>
        <w:t>Proceedings of the National Academy of Sciences</w:t>
      </w:r>
      <w:r>
        <w:rPr>
          <w:sz w:val="22"/>
          <w:szCs w:val="22"/>
        </w:rPr>
        <w:t>, 30(5), 105–108.</w:t>
      </w:r>
    </w:p>
    <w:p w14:paraId="5686694A" w14:textId="77777777" w:rsidR="00CC5A3C" w:rsidRDefault="00000000">
      <w:pPr>
        <w:spacing w:after="80"/>
        <w:jc w:val="both"/>
      </w:pPr>
      <w:r>
        <w:rPr>
          <w:sz w:val="22"/>
          <w:szCs w:val="22"/>
        </w:rPr>
        <w:lastRenderedPageBreak/>
        <w:t xml:space="preserve">[12]  Wilson, R. A. (2009). </w:t>
      </w:r>
      <w:r>
        <w:rPr>
          <w:i/>
          <w:iCs/>
          <w:sz w:val="22"/>
          <w:szCs w:val="22"/>
        </w:rPr>
        <w:t>The Finite Simple Groups</w:t>
      </w:r>
      <w:r>
        <w:rPr>
          <w:sz w:val="22"/>
          <w:szCs w:val="22"/>
        </w:rPr>
        <w:t>. Springer-Verlag, Graduate Texts in Mathematics 251. [§3.3.5, p. 50, eq. (3.10).]</w:t>
      </w:r>
    </w:p>
    <w:p>
      <w:pPr>
        <w:spacing w:after="80"/>
        <w:jc w:val="both"/>
        <w:rPr>
          <w:ins w:id="9021" w:author="Claude (audit draft)" w:date="2026-10-07T00:00:00Z"/>
        </w:rPr>
      </w:pPr>
      <w:ins w:id="9022" w:author="Claude (audit draft)" w:date="2026-10-07T00:00:00Z">
        <w:r>
          <w:rPr>
            <w:sz w:val="22"/>
            <w:szCs w:val="22"/>
          </w:rPr>
          <w:t xml:space="preserve">[13]  Atiyah, M. F., &amp; Singer, I. M. (1968). The index of elliptic operators: III. </w:t>
        </w:r>
        <w:r>
          <w:rPr>
            <w:i/>
            <w:iCs/>
            <w:sz w:val="22"/>
            <w:szCs w:val="22"/>
          </w:rPr>
          <w:t xml:space="preserve">Annals of Mathematics</w:t>
        </w:r>
        <w:r>
          <w:rPr>
            <w:sz w:val="22"/>
            <w:szCs w:val="22"/>
          </w:rPr>
          <w:t xml:space="preserve">, 87, 546–604.</w:t>
        </w:r>
      </w:ins>
    </w:p>
    <w:p>
      <w:pPr>
        <w:spacing w:after="80"/>
        <w:jc w:val="both"/>
        <w:rPr>
          <w:ins w:id="9023" w:author="Claude (audit draft)" w:date="2026-10-07T00:00:00Z"/>
        </w:rPr>
      </w:pPr>
      <w:ins w:id="9024" w:author="Claude (audit draft)" w:date="2026-10-07T00:00:00Z">
        <w:r>
          <w:rPr>
            <w:sz w:val="22"/>
            <w:szCs w:val="22"/>
          </w:rPr>
          <w:t xml:space="preserve">[14]  Donnelly, H. (1978). Eta invariants for G-spaces. </w:t>
        </w:r>
        <w:r>
          <w:rPr>
            <w:i/>
            <w:iCs/>
            <w:sz w:val="22"/>
            <w:szCs w:val="22"/>
          </w:rPr>
          <w:t xml:space="preserve">Indiana University Mathematics Journal</w:t>
        </w:r>
        <w:r>
          <w:rPr>
            <w:sz w:val="22"/>
            <w:szCs w:val="22"/>
          </w:rPr>
          <w:t xml:space="preserve">, 27, 889–918.</w:t>
        </w:r>
      </w:ins>
    </w:p>
    <w:p>
      <w:pPr>
        <w:spacing w:after="80"/>
        <w:jc w:val="both"/>
        <w:rPr>
          <w:ins w:id="9025" w:author="Claude (audit draft)" w:date="2026-10-07T00:00:00Z"/>
        </w:rPr>
      </w:pPr>
      <w:ins w:id="9026" w:author="Claude (audit draft)" w:date="2026-10-07T00:00:00Z">
        <w:r>
          <w:rPr>
            <w:sz w:val="22"/>
            <w:szCs w:val="22"/>
          </w:rPr>
          <w:t xml:space="preserve">[15]  Faradžev, I. A., &amp; Ivanov, A. A. (1990). Distance-transitive representations of groups G with PSL₂(q) ◁ G ≤ PΓL₂(q). </w:t>
        </w:r>
        <w:r>
          <w:rPr>
            <w:i/>
            <w:iCs/>
            <w:sz w:val="22"/>
            <w:szCs w:val="22"/>
          </w:rPr>
          <w:t xml:space="preserve">European Journal of Combinatorics</w:t>
        </w:r>
        <w:r>
          <w:rPr>
            <w:sz w:val="22"/>
            <w:szCs w:val="22"/>
          </w:rPr>
          <w:t xml:space="preserve">, 11, 347–356.</w:t>
        </w:r>
      </w:ins>
    </w:p>
    <w:p>
      <w:pPr>
        <w:spacing w:after="80"/>
        <w:jc w:val="both"/>
        <w:rPr>
          <w:ins w:id="9027" w:author="Claude (audit draft)" w:date="2026-10-07T00:00:00Z"/>
        </w:rPr>
      </w:pPr>
      <w:ins w:id="9028" w:author="Claude (audit draft)" w:date="2026-10-07T00:00:00Z">
        <w:r>
          <w:rPr>
            <w:sz w:val="22"/>
            <w:szCs w:val="22"/>
          </w:rPr>
          <w:t xml:space="preserve">[16]  Inglis, N. F. J., Liebeck, M. W., &amp; Saxl, J. (1986). Multiplicity-free permutation representations of finite linear groups. </w:t>
        </w:r>
        <w:r>
          <w:rPr>
            <w:i/>
            <w:iCs/>
            <w:sz w:val="22"/>
            <w:szCs w:val="22"/>
          </w:rPr>
          <w:t xml:space="preserve">Mathematische Zeitschrift</w:t>
        </w:r>
        <w:r>
          <w:rPr>
            <w:sz w:val="22"/>
            <w:szCs w:val="22"/>
          </w:rPr>
          <w:t xml:space="preserve">, 192, 329–337.</w:t>
        </w:r>
      </w:ins>
    </w:p>
    <w:p>
      <w:pPr>
        <w:spacing w:after="80"/>
        <w:jc w:val="both"/>
        <w:rPr>
          <w:ins w:id="9029" w:author="Claude (audit draft)" w:date="2026-10-07T00:00:00Z"/>
        </w:rPr>
      </w:pPr>
      <w:ins w:id="9030" w:author="Claude (audit draft)" w:date="2026-10-07T00:00:00Z">
        <w:r>
          <w:rPr>
            <w:sz w:val="22"/>
            <w:szCs w:val="22"/>
          </w:rPr>
          <w:t xml:space="preserve">[17]  Kawasaki, T. (1981). The index of elliptic operators over V-manifolds. </w:t>
        </w:r>
        <w:r>
          <w:rPr>
            <w:i/>
            <w:iCs/>
            <w:sz w:val="22"/>
            <w:szCs w:val="22"/>
          </w:rPr>
          <w:t xml:space="preserve">Nagoya Mathematical Journal</w:t>
        </w:r>
        <w:r>
          <w:rPr>
            <w:sz w:val="22"/>
            <w:szCs w:val="22"/>
          </w:rPr>
          <w:t xml:space="preserve">, 84, 135–157.</w:t>
        </w:r>
      </w:ins>
    </w:p>
    <w:p>
      <w:pPr>
        <w:spacing w:after="80"/>
        <w:jc w:val="both"/>
        <w:rPr>
          <w:ins w:id="9031" w:author="Claude (audit draft)" w:date="2026-10-07T00:00:00Z"/>
        </w:rPr>
      </w:pPr>
      <w:ins w:id="9032" w:author="Claude (audit draft)" w:date="2026-10-07T00:00:00Z">
        <w:r>
          <w:rPr>
            <w:sz w:val="22"/>
            <w:szCs w:val="22"/>
          </w:rPr>
          <w:t xml:space="preserve">[18]  Praeger, C. E., Saxl, J., &amp; Yokoyama, K. (1987). Distance transitive graphs and finite simple groups. </w:t>
        </w:r>
        <w:r>
          <w:rPr>
            <w:i/>
            <w:iCs/>
            <w:sz w:val="22"/>
            <w:szCs w:val="22"/>
          </w:rPr>
          <w:t xml:space="preserve">Proceedings of the London Mathematical Society</w:t>
        </w:r>
        <w:r>
          <w:rPr>
            <w:sz w:val="22"/>
            <w:szCs w:val="22"/>
          </w:rPr>
          <w:t xml:space="preserve"> (3), 55, 1–21.</w:t>
        </w:r>
      </w:ins>
    </w:p>
    <w:p w14:paraId="7D822800" w14:textId="77777777" w:rsidR="00CC5A3C" w:rsidRDefault="00000000">
      <w:r>
        <w:br w:type="page"/>
      </w:r>
    </w:p>
    <w:p w14:paraId="05458C54" w14:textId="77777777" w:rsidR="00CC5A3C" w:rsidRDefault="00000000">
      <w:pPr>
        <w:pStyle w:val="Heading1"/>
      </w:pPr>
      <w:r>
        <w:lastRenderedPageBreak/>
        <w:t>Appendix A.  Constructive GL(3,2) Generators for D</w:t>
      </w:r>
      <w:r>
        <w:rPr>
          <w:vertAlign w:val="subscript"/>
        </w:rPr>
        <w:t>4</w:t>
      </w:r>
      <w:r>
        <w:t xml:space="preserve"> as Flag Stabilizer</w:t>
      </w:r>
    </w:p>
    <w:p w14:paraId="58251D99" w14:textId="77777777" w:rsidR="00CC5A3C" w:rsidRDefault="00000000">
      <w:pPr>
        <w:spacing w:after="120" w:line="276" w:lineRule="auto"/>
        <w:jc w:val="both"/>
      </w:pPr>
      <w:r>
        <w:t xml:space="preserve">We realize </w:t>
      </w:r>
      <w:del w:id="9016" w:author="Claude (audit draft)" w:date="2026-10-07T00:00:00Z">
        <w:r>
          <w:delText xml:space="preserve">M</w:delText>
        </w:r>
      </w:del>
      <w:del w:id="9017" w:author="Claude (audit draft)" w:date="2026-10-07T00:00:00Z">
        <w:r>
          <w:rPr>
            <w:vertAlign w:val="subscript"/>
          </w:rPr>
          <w:delText xml:space="preserve">3</w:delText>
        </w:r>
      </w:del>
      <w:del w:id="9018" w:author="Claude (audit draft)" w:date="2026-10-07T00:00:00Z">
        <w:r>
          <w:delText xml:space="preserve"> ≅ </w:delText>
        </w:r>
      </w:del>
      <w:r>
        <w:t xml:space="preserve">D</w:t>
      </w:r>
      <w:r>
        <w:rPr>
          <w:vertAlign w:val="subscript"/>
        </w:rPr>
        <w:t>4</w:t>
      </w:r>
      <w:r>
        <w:t xml:space="preserve"> as the stabilizer in GL(3,2) of the flag (P</w:t>
      </w:r>
      <w:r>
        <w:rPr>
          <w:vertAlign w:val="subscript"/>
        </w:rPr>
        <w:t>1</w:t>
      </w:r>
      <w:r>
        <w:t>, L</w:t>
      </w:r>
      <w:r>
        <w:rPr>
          <w:vertAlign w:val="subscript"/>
        </w:rPr>
        <w:t>124</w:t>
      </w:r>
      <w:r>
        <w:t>), where P</w:t>
      </w:r>
      <w:r>
        <w:rPr>
          <w:vertAlign w:val="subscript"/>
        </w:rPr>
        <w:t>1</w:t>
      </w:r>
      <w:r>
        <w:t xml:space="preserve"> = (1,0,0) and L</w:t>
      </w:r>
      <w:r>
        <w:rPr>
          <w:vertAlign w:val="subscript"/>
        </w:rPr>
        <w:t>124</w:t>
      </w:r>
      <w:r>
        <w:t xml:space="preserve"> = span</w:t>
      </w:r>
      <w:r>
        <w:rPr>
          <w:vertAlign w:val="subscript"/>
        </w:rPr>
        <w:t>ℤ₂</w:t>
      </w:r>
      <w:r>
        <w:t>{e</w:t>
      </w:r>
      <w:r>
        <w:rPr>
          <w:vertAlign w:val="subscript"/>
        </w:rPr>
        <w:t>1</w:t>
      </w:r>
      <w:r>
        <w:t>, e</w:t>
      </w:r>
      <w:r>
        <w:rPr>
          <w:vertAlign w:val="subscript"/>
        </w:rPr>
        <w:t>2</w:t>
      </w:r>
      <w:r>
        <w:t>} = {P</w:t>
      </w:r>
      <w:r>
        <w:rPr>
          <w:vertAlign w:val="subscript"/>
        </w:rPr>
        <w:t>1</w:t>
      </w:r>
      <w:r>
        <w:t>, P</w:t>
      </w:r>
      <w:r>
        <w:rPr>
          <w:vertAlign w:val="subscript"/>
        </w:rPr>
        <w:t>2</w:t>
      </w:r>
      <w:r>
        <w:t>, P</w:t>
      </w:r>
      <w:r>
        <w:rPr>
          <w:vertAlign w:val="subscript"/>
        </w:rPr>
        <w:t>4</w:t>
      </w:r>
      <w:r>
        <w:t>} is the projective line through P</w:t>
      </w:r>
      <w:r>
        <w:rPr>
          <w:vertAlign w:val="subscript"/>
        </w:rPr>
        <w:t>1</w:t>
      </w:r>
      <w:r>
        <w:t xml:space="preserve"> and P</w:t>
      </w:r>
      <w:r>
        <w:rPr>
          <w:vertAlign w:val="subscript"/>
        </w:rPr>
        <w:t>2</w:t>
      </w:r>
      <w:r>
        <w:t>.</w:t>
      </w:r>
    </w:p>
    <w:p w14:paraId="22ED616F" w14:textId="77777777" w:rsidR="00CC5A3C" w:rsidRDefault="00000000">
      <w:pPr>
        <w:spacing w:before="240" w:after="120" w:line="276" w:lineRule="auto"/>
        <w:jc w:val="both"/>
      </w:pPr>
      <w:r>
        <w:rPr>
          <w:b/>
          <w:bCs/>
        </w:rPr>
        <w:t xml:space="preserve">Lemma A.1 (D₄ flag stabilizer).  </w:t>
      </w:r>
      <w:r>
        <w:rPr>
          <w:i/>
          <w:iCs/>
        </w:rPr>
        <w:t>The flag stabilizer Stab</w:t>
      </w:r>
      <w:r>
        <w:rPr>
          <w:i/>
          <w:iCs/>
          <w:vertAlign w:val="subscript"/>
        </w:rPr>
        <w:t>GL(3,2)</w:t>
      </w:r>
      <w:r>
        <w:rPr>
          <w:i/>
          <w:iCs/>
        </w:rPr>
        <w:t>(P</w:t>
      </w:r>
      <w:r>
        <w:rPr>
          <w:i/>
          <w:iCs/>
          <w:vertAlign w:val="subscript"/>
        </w:rPr>
        <w:t>1</w:t>
      </w:r>
      <w:r>
        <w:rPr>
          <w:i/>
          <w:iCs/>
        </w:rPr>
        <w:t>, L</w:t>
      </w:r>
      <w:r>
        <w:rPr>
          <w:i/>
          <w:iCs/>
          <w:vertAlign w:val="subscript"/>
        </w:rPr>
        <w:t>124</w:t>
      </w:r>
      <w:r>
        <w:rPr>
          <w:i/>
          <w:iCs/>
        </w:rPr>
        <w:t>) is isomorphic to D</w:t>
      </w:r>
      <w:r>
        <w:rPr>
          <w:i/>
          <w:iCs/>
          <w:vertAlign w:val="subscript"/>
        </w:rPr>
        <w:t>4</w:t>
      </w:r>
      <w:r>
        <w:rPr>
          <w:i/>
          <w:iCs/>
        </w:rPr>
        <w:t xml:space="preserve"> and is generated over ℤ</w:t>
      </w:r>
      <w:r>
        <w:rPr>
          <w:i/>
          <w:iCs/>
          <w:vertAlign w:val="subscript"/>
        </w:rPr>
        <w:t>2</w:t>
      </w:r>
      <w:r>
        <w:rPr>
          <w:i/>
          <w:iCs/>
        </w:rPr>
        <w:t xml:space="preserve"> by</w:t>
      </w:r>
    </w:p>
    <w:p w14:paraId="07BF938E" w14:textId="77777777" w:rsidR="00CC5A3C" w:rsidRDefault="00000000">
      <w:pPr>
        <w:spacing w:before="120" w:after="120" w:line="276" w:lineRule="auto"/>
        <w:jc w:val="center"/>
      </w:pPr>
      <w:r>
        <w:rPr>
          <w:i/>
          <w:iCs/>
        </w:rPr>
        <w:t>h₁ = [[1,1,0],[0,1,0],[0,0,1]],    h₂ = [[1,0,0],[0,1,1],[0,0,1]]</w:t>
      </w:r>
    </w:p>
    <w:p w14:paraId="5B8C52DA" w14:textId="77777777" w:rsidR="00CC5A3C" w:rsidRDefault="00000000">
      <w:pPr>
        <w:spacing w:after="120" w:line="276" w:lineRule="auto"/>
        <w:jc w:val="both"/>
      </w:pPr>
      <w:r>
        <w:rPr>
          <w:i/>
          <w:iCs/>
        </w:rPr>
        <w:t>satisfying the presentation ⟨h</w:t>
      </w:r>
      <w:r>
        <w:rPr>
          <w:i/>
          <w:iCs/>
          <w:vertAlign w:val="subscript"/>
        </w:rPr>
        <w:t>1</w:t>
      </w:r>
      <w:r>
        <w:rPr>
          <w:i/>
          <w:iCs/>
        </w:rPr>
        <w:t>, h</w:t>
      </w:r>
      <w:r>
        <w:rPr>
          <w:i/>
          <w:iCs/>
          <w:vertAlign w:val="subscript"/>
        </w:rPr>
        <w:t>2</w:t>
      </w:r>
      <w:r>
        <w:rPr>
          <w:i/>
          <w:iCs/>
        </w:rPr>
        <w:t xml:space="preserve"> | h</w:t>
      </w:r>
      <w:r>
        <w:rPr>
          <w:i/>
          <w:iCs/>
          <w:vertAlign w:val="subscript"/>
        </w:rPr>
        <w:t>1</w:t>
      </w:r>
      <w:r>
        <w:rPr>
          <w:i/>
          <w:iCs/>
        </w:rPr>
        <w:t>² = h</w:t>
      </w:r>
      <w:r>
        <w:rPr>
          <w:i/>
          <w:iCs/>
          <w:vertAlign w:val="subscript"/>
        </w:rPr>
        <w:t>2</w:t>
      </w:r>
      <w:r>
        <w:rPr>
          <w:i/>
          <w:iCs/>
        </w:rPr>
        <w:t>² = (h</w:t>
      </w:r>
      <w:r>
        <w:rPr>
          <w:i/>
          <w:iCs/>
          <w:vertAlign w:val="subscript"/>
        </w:rPr>
        <w:t>1</w:t>
      </w:r>
      <w:r>
        <w:rPr>
          <w:i/>
          <w:iCs/>
        </w:rPr>
        <w:t>h</w:t>
      </w:r>
      <w:r>
        <w:rPr>
          <w:i/>
          <w:iCs/>
          <w:vertAlign w:val="subscript"/>
        </w:rPr>
        <w:t>2</w:t>
      </w:r>
      <w:r>
        <w:rPr>
          <w:i/>
          <w:iCs/>
        </w:rPr>
        <w:t>)⁴ = I⟩ ≅ D</w:t>
      </w:r>
      <w:r>
        <w:rPr>
          <w:i/>
          <w:iCs/>
          <w:vertAlign w:val="subscript"/>
        </w:rPr>
        <w:t>4</w:t>
      </w:r>
      <w:r>
        <w:rPr>
          <w:i/>
          <w:iCs/>
        </w:rPr>
        <w:t>.</w:t>
      </w:r>
    </w:p>
    <w:p w14:paraId="31534BBD" w14:textId="77777777" w:rsidR="00CC5A3C" w:rsidRDefault="00000000">
      <w:pPr>
        <w:spacing w:after="120" w:line="276" w:lineRule="auto"/>
        <w:jc w:val="both"/>
      </w:pPr>
      <w:r>
        <w:rPr>
          <w:b/>
          <w:bCs/>
          <w:i/>
          <w:iCs/>
        </w:rPr>
        <w:t xml:space="preserve">Proof. </w:t>
      </w:r>
      <w:r>
        <w:t>We verify each claim by direct computation over ℤ₂.</w:t>
      </w:r>
    </w:p>
    <w:p w14:paraId="638D63A1" w14:textId="77777777" w:rsidR="00CC5A3C" w:rsidRDefault="00000000">
      <w:pPr>
        <w:spacing w:after="120" w:line="276" w:lineRule="auto"/>
        <w:jc w:val="both"/>
      </w:pPr>
      <w:r>
        <w:rPr>
          <w:i/>
          <w:iCs/>
        </w:rPr>
        <w:t xml:space="preserve">(1) Membership. </w:t>
      </w:r>
      <w:r>
        <w:t>det(h₁) = 1 and det(h₂) = 1 over ℤ₂; both are in GL(3,2).</w:t>
      </w:r>
    </w:p>
    <w:p w14:paraId="42340CC0" w14:textId="77777777" w:rsidR="00CC5A3C" w:rsidRDefault="00000000">
      <w:pPr>
        <w:spacing w:after="120" w:line="276" w:lineRule="auto"/>
        <w:jc w:val="both"/>
      </w:pPr>
      <w:r>
        <w:rPr>
          <w:i/>
          <w:iCs/>
        </w:rPr>
        <w:t xml:space="preserve">(2) Stabilization of P₁. </w:t>
      </w:r>
      <w:r>
        <w:t>h₁(1,0,0)ᵀ = (1,0,0)ᵀ = P₁; h₂(1,0,0)ᵀ = (1,0,0)ᵀ = P₁.</w:t>
      </w:r>
    </w:p>
    <w:p w14:paraId="61DA05DA" w14:textId="77777777" w:rsidR="00CC5A3C" w:rsidRDefault="00000000">
      <w:pPr>
        <w:spacing w:after="120" w:line="276" w:lineRule="auto"/>
        <w:jc w:val="both"/>
      </w:pPr>
      <w:r>
        <w:rPr>
          <w:i/>
          <w:iCs/>
        </w:rPr>
        <w:t xml:space="preserve">(3) Preservation of L₁₂₄. </w:t>
      </w:r>
      <w:r>
        <w:t>The line L₁₂₄ = {P₁, P₂, P₄} corresponds to the projective points of span(e₁, e₂) = {0, e₁, e₂, e₁+e₂}. The matrix h₁ acts as (x,y,z) ↦ (x+y, y, z): h₁(P₁) = P₁, h₁(P₂) = P₄, h₁(P₄) = P₂. The matrix h₂ acts as (x,y,z) ↦ (x, y+z, z): h₂(P₁) = P₁, h₂(P₂) = P₂, h₂(P₄) = P₄. Both generators fix P₁ and map {P₁, P₂, P₄} into itself. ✓</w:t>
      </w:r>
    </w:p>
    <w:p w14:paraId="041F6FD0" w14:textId="77777777" w:rsidR="00CC5A3C" w:rsidRDefault="00000000">
      <w:pPr>
        <w:spacing w:after="120" w:line="276" w:lineRule="auto"/>
        <w:jc w:val="both"/>
      </w:pPr>
      <w:r>
        <w:rPr>
          <w:i/>
          <w:iCs/>
        </w:rPr>
        <w:t xml:space="preserve">(4) Orders. </w:t>
      </w:r>
      <w:r>
        <w:t>h₁²(x,y,z) = h₁(x+y, y, z) = (x+y+y, y, z) = (x,y,z), so h₁² = I. h₂²(x,y,z) = h₂(x, y+z, z) = (x, (y+z)+z, z) = (x,y,z), so h₂² = I.</w:t>
      </w:r>
    </w:p>
    <w:p w14:paraId="45113C74" w14:textId="77777777" w:rsidR="00CC5A3C" w:rsidRDefault="00000000">
      <w:pPr>
        <w:spacing w:after="120" w:line="276" w:lineRule="auto"/>
        <w:jc w:val="both"/>
      </w:pPr>
      <w:r>
        <w:rPr>
          <w:i/>
          <w:iCs/>
        </w:rPr>
        <w:t xml:space="preserve">(5) Product order. </w:t>
      </w:r>
      <w:r>
        <w:t>h₁h₂ = [[1,1,1],[0,1,1],[0,0,1]]. Let A = h₁h₂. Direct computation gives A² = [[1,0,1],[0,1,0],[0,0,1]] ≠ I and A⁴ = (A²)² = I. So h₁h₂ has order 4.</w:t>
      </w:r>
    </w:p>
    <w:p w14:paraId="41490954" w14:textId="77777777" w:rsidR="00CC5A3C" w:rsidRDefault="00000000">
      <w:pPr>
        <w:spacing w:after="120" w:line="276" w:lineRule="auto"/>
        <w:jc w:val="both"/>
      </w:pPr>
      <w:r>
        <w:rPr>
          <w:i/>
          <w:iCs/>
        </w:rPr>
        <w:t xml:space="preserve">(6) Non-abelian. </w:t>
      </w:r>
      <w:r>
        <w:t>h₂h₁ = [[1,1,0],[0,1,1],[0,0,1]] ≠ h₁h₂.</w:t>
      </w:r>
    </w:p>
    <w:p w14:paraId="29F7B787" w14:textId="77777777" w:rsidR="00CC5A3C" w:rsidRDefault="00000000">
      <w:pPr>
        <w:spacing w:after="120" w:line="276" w:lineRule="auto"/>
        <w:jc w:val="both"/>
      </w:pPr>
      <w:r>
        <w:rPr>
          <w:i/>
          <w:iCs/>
        </w:rPr>
        <w:t xml:space="preserve">(7) Order of the group. </w:t>
      </w:r>
      <w:r>
        <w:t>From the presentation h₁² = h₂² = (h₁h₂)⁴ = I with h₁h₂ ≠ h₂h₁, the group ⟨h₁, h₂⟩ is a non-abelian group of order 8; enumerating {I, h₁, h₂, h₁h₂, (h₁h₂)², h₁(h₁h₂)², (h₁h₂)³, h₁(h₁h₂)³} shows |⟨h₁, h₂⟩| = 8. Since Q₈ has a unique element of order 2 but h₁ and h₂ are two distinct involutions, ⟨h₁, h₂⟩ ≅ D₄. ✓</w:t>
      </w:r>
    </w:p>
    <w:p w14:paraId="1F4891FB" w14:textId="77777777" w:rsidR="00CC5A3C" w:rsidRDefault="00000000">
      <w:pPr>
        <w:spacing w:after="120" w:line="276" w:lineRule="auto"/>
        <w:jc w:val="both"/>
      </w:pPr>
      <w:r>
        <w:t>The index |G|/|⟨h₁, h₂⟩| = 168/8 = 21 equals the number of flags (incident point-line pairs) in PG(2,2), confirming that ⟨h₁, h₂⟩ is the full flag stabilizer. It is a Sylow 2-subgroup of G, contained in S₄ and therefore not maximal (cf. Remark 2.2).</w:t>
      </w:r>
    </w:p>
    <w:p w14:paraId="3E151F27" w14:textId="77777777" w:rsidR="00CC5A3C" w:rsidRDefault="00000000">
      <w:pPr>
        <w:spacing w:after="120"/>
        <w:jc w:val="right"/>
      </w:pPr>
      <w:r>
        <w:t>□</w:t>
      </w:r>
    </w:p>
    <w:sectPr w:rsidR="00CC5A3C">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E494D" w14:textId="77777777" w:rsidR="006D660B" w:rsidRDefault="006D660B">
      <w:r>
        <w:separator/>
      </w:r>
    </w:p>
  </w:endnote>
  <w:endnote w:type="continuationSeparator" w:id="0">
    <w:p w14:paraId="2B0B79F2" w14:textId="77777777" w:rsidR="006D660B" w:rsidRDefault="006D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9577" w14:textId="77777777" w:rsidR="00CC5A3C" w:rsidRDefault="00000000">
    <w:pPr>
      <w:jc w:val="center"/>
    </w:pPr>
    <w:r>
      <w:rPr>
        <w:sz w:val="20"/>
        <w:szCs w:val="20"/>
      </w:rPr>
      <w:fldChar w:fldCharType="begin"/>
    </w:r>
    <w:r>
      <w:rPr>
        <w:sz w:val="20"/>
        <w:szCs w:val="20"/>
      </w:rPr>
      <w:instrText>PAGE</w:instrText>
    </w:r>
    <w:r>
      <w:rPr>
        <w:sz w:val="20"/>
        <w:szCs w:val="20"/>
      </w:rPr>
      <w:fldChar w:fldCharType="separate"/>
    </w:r>
    <w:r w:rsidR="00515DF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C413" w14:textId="77777777" w:rsidR="006D660B" w:rsidRDefault="006D660B">
      <w:r>
        <w:separator/>
      </w:r>
    </w:p>
  </w:footnote>
  <w:footnote w:type="continuationSeparator" w:id="0">
    <w:p w14:paraId="08304098" w14:textId="77777777" w:rsidR="006D660B" w:rsidRDefault="006D6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29E7" w14:textId="77777777" w:rsidR="00CC5A3C" w:rsidRDefault="00000000">
    <w:pPr>
      <w:jc w:val="right"/>
    </w:pPr>
    <w:del w:id="9109" w:author="Claude (audit draft)" w:date="2026-10-08T00:00:00Z">
      <w:r>
        <w:rPr>
          <w:i/>
          <w:iCs/>
          <w:sz w:val="18"/>
          <w:szCs w:val="18"/>
        </w:rPr>
        <w:delText xml:space="preserve">Spectral Rigidity and Crystallization in PSL(2,7)</w:delText>
      </w:r>
    </w:del>
    <w:ins w:id="9110" w:author="Claude (audit draft)" w:date="2026-10-08T00:00:00Z">
      <w:r>
        <w:rPr>
          <w:i/>
          <w:iCs/>
          <w:sz w:val="18"/>
          <w:szCs w:val="18"/>
        </w:rPr>
        <w:t xml:space="preserve">PSL(2,7) on Seven Points</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A1C16"/>
    <w:multiLevelType w:val="hybridMultilevel"/>
    <w:tmpl w:val="7E30659C"/>
    <w:lvl w:ilvl="0" w:tplc="9EE65B58">
      <w:start w:val="1"/>
      <w:numFmt w:val="bullet"/>
      <w:lvlText w:val="●"/>
      <w:lvlJc w:val="left"/>
      <w:pPr>
        <w:ind w:left="720" w:hanging="360"/>
      </w:pPr>
    </w:lvl>
    <w:lvl w:ilvl="1" w:tplc="C7908A54">
      <w:start w:val="1"/>
      <w:numFmt w:val="bullet"/>
      <w:lvlText w:val="○"/>
      <w:lvlJc w:val="left"/>
      <w:pPr>
        <w:ind w:left="1440" w:hanging="360"/>
      </w:pPr>
    </w:lvl>
    <w:lvl w:ilvl="2" w:tplc="5420D6FE">
      <w:start w:val="1"/>
      <w:numFmt w:val="bullet"/>
      <w:lvlText w:val="■"/>
      <w:lvlJc w:val="left"/>
      <w:pPr>
        <w:ind w:left="2160" w:hanging="360"/>
      </w:pPr>
    </w:lvl>
    <w:lvl w:ilvl="3" w:tplc="8EA82EBE">
      <w:start w:val="1"/>
      <w:numFmt w:val="bullet"/>
      <w:lvlText w:val="●"/>
      <w:lvlJc w:val="left"/>
      <w:pPr>
        <w:ind w:left="2880" w:hanging="360"/>
      </w:pPr>
    </w:lvl>
    <w:lvl w:ilvl="4" w:tplc="AB58BEDC">
      <w:start w:val="1"/>
      <w:numFmt w:val="bullet"/>
      <w:lvlText w:val="○"/>
      <w:lvlJc w:val="left"/>
      <w:pPr>
        <w:ind w:left="3600" w:hanging="360"/>
      </w:pPr>
    </w:lvl>
    <w:lvl w:ilvl="5" w:tplc="8F76076C">
      <w:start w:val="1"/>
      <w:numFmt w:val="bullet"/>
      <w:lvlText w:val="■"/>
      <w:lvlJc w:val="left"/>
      <w:pPr>
        <w:ind w:left="4320" w:hanging="360"/>
      </w:pPr>
    </w:lvl>
    <w:lvl w:ilvl="6" w:tplc="0CD0D2E2">
      <w:start w:val="1"/>
      <w:numFmt w:val="bullet"/>
      <w:lvlText w:val="●"/>
      <w:lvlJc w:val="left"/>
      <w:pPr>
        <w:ind w:left="5040" w:hanging="360"/>
      </w:pPr>
    </w:lvl>
    <w:lvl w:ilvl="7" w:tplc="D1DA17CA">
      <w:start w:val="1"/>
      <w:numFmt w:val="bullet"/>
      <w:lvlText w:val="●"/>
      <w:lvlJc w:val="left"/>
      <w:pPr>
        <w:ind w:left="5760" w:hanging="360"/>
      </w:pPr>
    </w:lvl>
    <w:lvl w:ilvl="8" w:tplc="F72637BC">
      <w:start w:val="1"/>
      <w:numFmt w:val="bullet"/>
      <w:lvlText w:val="●"/>
      <w:lvlJc w:val="left"/>
      <w:pPr>
        <w:ind w:left="6480" w:hanging="360"/>
      </w:pPr>
    </w:lvl>
  </w:abstractNum>
  <w:num w:numId="1" w16cid:durableId="514728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A3C"/>
    <w:rsid w:val="00464BAC"/>
    <w:rsid w:val="00515DF0"/>
    <w:rsid w:val="005A54AA"/>
    <w:rsid w:val="00656FDF"/>
    <w:rsid w:val="006D660B"/>
    <w:rsid w:val="00795082"/>
    <w:rsid w:val="009906D6"/>
    <w:rsid w:val="009C5C20"/>
    <w:rsid w:val="00CC5A3C"/>
    <w:rsid w:val="00D879A5"/>
    <w:rsid w:val="00DB7E9B"/>
    <w:rsid w:val="00EE3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8083"/>
  <w15:docId w15:val="{B2DD568C-BAD7-40B2-8F72-E441CC9B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60" w:after="160"/>
      <w:outlineLvl w:val="1"/>
    </w:pPr>
    <w:rPr>
      <w:b/>
      <w:bCs/>
      <w:sz w:val="26"/>
      <w:szCs w:val="26"/>
    </w:rPr>
  </w:style>
  <w:style w:type="paragraph" w:styleId="Heading3">
    <w:name w:val="heading 3"/>
    <w:uiPriority w:val="9"/>
    <w:semiHidden/>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3746</Words>
  <Characters>21358</Characters>
  <Application>Microsoft Office Word</Application>
  <DocSecurity>0</DocSecurity>
  <Lines>177</Lines>
  <Paragraphs>50</Paragraphs>
  <ScaleCrop>false</ScaleCrop>
  <Company/>
  <LinksUpToDate>false</LinksUpToDate>
  <CharactersWithSpaces>25054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Gifford</cp:lastModifiedBy>
  <cp:revision>6</cp:revision>
  <dcterms:created xsi:type="dcterms:W3CDTF">2026-04-08T18:55:00Z</dcterms:created>
  <dcterms:modified xsi:type="dcterms:W3CDTF">2026-05-30T03:33:00Z</dcterms:modified>
</cp:coreProperties>
</file>